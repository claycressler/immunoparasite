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F8EA" w14:textId="4FAD524D" w:rsidR="00826782" w:rsidRPr="0019070F" w:rsidRDefault="00826782">
      <w:pPr>
        <w:rPr>
          <w:b/>
          <w:bCs/>
        </w:rPr>
      </w:pPr>
      <w:r w:rsidRPr="0019070F">
        <w:rPr>
          <w:b/>
          <w:bCs/>
        </w:rPr>
        <w:t>Introduction</w:t>
      </w:r>
    </w:p>
    <w:p w14:paraId="54CD45D7" w14:textId="3A2180BF" w:rsidR="00B26E2A" w:rsidRDefault="00826782">
      <w:r>
        <w:t xml:space="preserve">The recovery rate from an infection is a critical determinant of parasite fitness and thus both the epidemiological dynamics of an infectious disease and the evolution of key parasite traits like virulence. </w:t>
      </w:r>
      <w:r w:rsidR="00B26E2A">
        <w:t>Classic epidemiological theory assumes that recovery rate is fixed</w:t>
      </w:r>
      <w:r w:rsidR="00380FAA">
        <w:t>, implying that the probability of recovery is constant throughout the course of infection. This assumption is often violated in nature.</w:t>
      </w:r>
    </w:p>
    <w:p w14:paraId="7D29E2EF" w14:textId="77777777" w:rsidR="00380FAA" w:rsidRDefault="00380FAA"/>
    <w:p w14:paraId="1DF3F6BA" w14:textId="38675A6F" w:rsidR="00811117" w:rsidRDefault="00380FAA">
      <w:r>
        <w:t>In particular, for parasite and pathogens of vertebrates that are cleared by the adaptive immune response, there is likely a high probability of recovery early in infection, when stochastic extinction of small parasite population is likely, followed by a period of time where the probability of recovery is low because the parasite has established b</w:t>
      </w:r>
      <w:r w:rsidR="00811117">
        <w:t>ut</w:t>
      </w:r>
      <w:r>
        <w:t xml:space="preserve"> the adaptive immune response has not yet been activated. Whether infection probability increases or decreases from that timepoint depends on the interaction between the adaptive immune response and the parasite population. Assuming an appropriate immune response is </w:t>
      </w:r>
      <w:r w:rsidR="00F85FBF">
        <w:t>activated, the probability of recovery will increase with infection duration. On the other hand, if the parasite is able to successfully manipulate the immune response, either by misdirecting or suppressing it, the probability of recovery will actually decrease with infection duration.</w:t>
      </w:r>
      <w:r w:rsidR="00811117">
        <w:t xml:space="preserve"> However, once</w:t>
      </w:r>
      <w:r w:rsidR="00811117" w:rsidRPr="00F85FBF">
        <w:t xml:space="preserve"> recovery depends on time</w:t>
      </w:r>
      <w:r w:rsidR="00811117">
        <w:t xml:space="preserve"> </w:t>
      </w:r>
      <w:r w:rsidR="00811117" w:rsidRPr="00F85FBF">
        <w:t>since</w:t>
      </w:r>
      <w:r w:rsidR="00811117">
        <w:t xml:space="preserve"> </w:t>
      </w:r>
      <w:r w:rsidR="00811117" w:rsidRPr="00F85FBF">
        <w:t>infection, the standard compartmental framework no longer fully captures the effective distribution of infection durations</w:t>
      </w:r>
      <w:r w:rsidR="00811117">
        <w:t>.</w:t>
      </w:r>
    </w:p>
    <w:p w14:paraId="2B0FDC4A" w14:textId="77777777" w:rsidR="00811117" w:rsidRDefault="00811117"/>
    <w:p w14:paraId="4B08D291" w14:textId="61080422" w:rsidR="00F85FBF" w:rsidRDefault="00811117">
      <w:r>
        <w:t>To understand how relaxing the assumption of a constant recovery rate affects both the epidemiological and evolutionary dynamics of infectious disease, we need tractable theory that is grounded in immunology. Here we extend an existing model of the within-host interaction between the immune system and parasites. This model incorporates key immunological feedbacks that drive helper T-cell polarization towards either a T-helper 1 or T-helper 2 response, appropriate for clearing intracellular or extracellular parasites, respectively. These feedbacks include self-activation, where activated T-helper cells producing signalling molecules that cause similar activation in naïve T-helper cells; cross-inhibition, where activated T-helper cells produce signalling molecules that prevent naïve T-helper cells from adopting the opposite phenotype (e.g., Th1 cells preventing the activation of Th2 cells); and parasite manipulation, where parasite produce signalling molecule mimics that in</w:t>
      </w:r>
      <w:r w:rsidR="00F46D8A">
        <w:t xml:space="preserve">duce the activation of an incorrect immune response. Operating together, these positive feedback loops cause the immune-parasite interaction to be multistable, </w:t>
      </w:r>
      <w:r w:rsidR="0019070F">
        <w:t>meaning</w:t>
      </w:r>
      <w:r w:rsidR="00F46D8A">
        <w:t xml:space="preserve"> that multiple </w:t>
      </w:r>
      <w:r w:rsidR="0019070F">
        <w:t xml:space="preserve">equilibria, representing distinct immunological and parasitological outcomes, are simultaneously stable, including equilibria where the parasite is cleared by an appropriate immune response, and equilibria where the parasite infection becomes chronic due to an inappropriate immune response. Critically, which outcome is reached by the system depends on the state of the immune system upon infection and the size of the parasite dose. That is, within-host immune feedbacks and stochasticity convert a fixed recovery rate into a host immune-state dependent probability of recovery. Given that initial immune state likely varies tremendously among hosts due to differences in immune history, for example, due to differences in prior exposure to </w:t>
      </w:r>
      <w:r w:rsidR="0019070F">
        <w:lastRenderedPageBreak/>
        <w:t xml:space="preserve">commensal or pathogenic microbes, </w:t>
      </w:r>
      <w:r w:rsidR="0019070F" w:rsidRPr="00F85FBF">
        <w:t xml:space="preserve">then the </w:t>
      </w:r>
      <w:r w:rsidR="0019070F">
        <w:t>epidemiological</w:t>
      </w:r>
      <w:r w:rsidR="0019070F" w:rsidRPr="00F85FBF">
        <w:t xml:space="preserve"> consequences for prevalence and selection on virulence may differ sharply across immune landscapes.</w:t>
      </w:r>
    </w:p>
    <w:p w14:paraId="33D2144C" w14:textId="77777777" w:rsidR="0019070F" w:rsidRDefault="0019070F"/>
    <w:p w14:paraId="358AC983" w14:textId="5BFAC55E" w:rsidR="00F85FBF" w:rsidRDefault="0019070F" w:rsidP="0008211F">
      <w:r>
        <w:t>To explore these consequences, we nest a within-host immune-parasite model into a simple SI</w:t>
      </w:r>
      <w:ins w:id="0" w:author="Clay Cressler" w:date="2026-05-27T16:55:00Z" w16du:dateUtc="2026-05-27T21:55:00Z">
        <w:r w:rsidR="0012542D">
          <w:t>S</w:t>
        </w:r>
      </w:ins>
      <w:r>
        <w:t xml:space="preserve"> epidemiological framework and simulate the model as a stochastic individual-based model via a Gillespie algorithm. </w:t>
      </w:r>
      <w:r w:rsidR="00B739B4">
        <w:t xml:space="preserve">We consider the evolution of an extracellular parasite (e.g., a gastrointestinal helminth parasite) that would be cleared by a Th2 immune response, but can potentially manipulate the host into mounting a Th1 response. </w:t>
      </w:r>
      <w:r>
        <w:t>Critically,</w:t>
      </w:r>
      <w:r w:rsidR="00B739B4">
        <w:t xml:space="preserve"> we allow</w:t>
      </w:r>
      <w:r>
        <w:t xml:space="preserve"> </w:t>
      </w:r>
      <w:r w:rsidR="00B739B4">
        <w:t xml:space="preserve">each host’s immune state upon infection to be drawn from a probability distribution. This reflects heterogeneity in immune history among hosts, but creates distinct immune landscapes for the parasite. To vary the immune landscape the parasite is experiencing, we vary the probability distribution for the immune state, varying it from being Th1-biased to Th2-biased. At the same time, we allow parasite virulence to evolve on this landscape to understand how the immune landscape creates distinct epidemiological and evolutionary outcomes. We show that Th1-biased landscapes lead to high prevalence and the evolution of very low virulence as parasites evolve to maximize infection duration, whereas Th2-biased landscapes lead to low prevalence and the evolution of high virulence as parasites evolve to maximize parasite abundance and transmission. Finally, we use a simplified adaptive dynamics analysis to show that the key evolutionary driver of these differences is the probability of clearance. </w:t>
      </w:r>
      <w:r w:rsidR="00B739B4" w:rsidRPr="00F85FBF">
        <w:t xml:space="preserve">Taken together, these results suggest that host immunological heterogeneity and within-host </w:t>
      </w:r>
      <w:r w:rsidR="00B739B4">
        <w:t>interactions</w:t>
      </w:r>
      <w:r w:rsidR="00B739B4" w:rsidRPr="00F85FBF">
        <w:t xml:space="preserve"> can </w:t>
      </w:r>
      <w:r w:rsidR="00B739B4">
        <w:t>alter</w:t>
      </w:r>
      <w:r w:rsidR="00B739B4" w:rsidRPr="00F85FBF">
        <w:t xml:space="preserve"> both epidemic outcomes and the </w:t>
      </w:r>
      <w:r w:rsidR="00B739B4">
        <w:t>evolution</w:t>
      </w:r>
      <w:r w:rsidR="00B739B4" w:rsidRPr="00F85FBF">
        <w:t xml:space="preserve"> of virulence</w:t>
      </w:r>
      <w:r w:rsidR="00B739B4">
        <w:t xml:space="preserve"> </w:t>
      </w:r>
      <w:r w:rsidR="00B739B4" w:rsidRPr="00F85FBF">
        <w:t xml:space="preserve">by altering not just mean infection duration, but the </w:t>
      </w:r>
      <w:r w:rsidR="00B739B4" w:rsidRPr="00B739B4">
        <w:t>distribution</w:t>
      </w:r>
      <w:r w:rsidR="00B739B4" w:rsidRPr="00F85FBF">
        <w:t xml:space="preserve"> of infection fates (acute vs chronic) across hosts</w:t>
      </w:r>
    </w:p>
    <w:p w14:paraId="3862C3E8" w14:textId="77777777" w:rsidR="00B26E2A" w:rsidRDefault="00B26E2A"/>
    <w:p w14:paraId="17225116" w14:textId="08AB4231" w:rsidR="00852AD3" w:rsidRDefault="00852AD3">
      <w:pPr>
        <w:rPr>
          <w:b/>
          <w:bCs/>
        </w:rPr>
      </w:pPr>
      <w:r>
        <w:rPr>
          <w:b/>
          <w:bCs/>
        </w:rPr>
        <w:t>Methods</w:t>
      </w:r>
    </w:p>
    <w:p w14:paraId="6BBEA564" w14:textId="38D949A6" w:rsidR="00852AD3" w:rsidRDefault="00852AD3">
      <w:r>
        <w:t xml:space="preserve">To study the epidemiological and evolutionary consequences of stochasticity in host immune state, we nest a within-host model of the interaction </w:t>
      </w:r>
      <w:commentRangeStart w:id="1"/>
      <w:commentRangeStart w:id="2"/>
      <w:r>
        <w:t xml:space="preserve">between </w:t>
      </w:r>
      <w:ins w:id="3" w:author="Clay Cressler" w:date="2026-05-27T15:56:00Z" w16du:dateUtc="2026-05-27T20:56:00Z">
        <w:r w:rsidR="00F7149B">
          <w:t xml:space="preserve">an extracellular </w:t>
        </w:r>
      </w:ins>
      <w:r>
        <w:t>parasite</w:t>
      </w:r>
      <w:ins w:id="4" w:author="Clay Cressler" w:date="2026-05-27T15:56:00Z" w16du:dateUtc="2026-05-27T20:56:00Z">
        <w:r w:rsidR="00F7149B">
          <w:t xml:space="preserve">, </w:t>
        </w:r>
      </w:ins>
      <w:r>
        <w:t>s</w:t>
      </w:r>
      <w:ins w:id="5" w:author="Clay Cressler" w:date="2026-05-27T15:56:00Z" w16du:dateUtc="2026-05-27T20:56:00Z">
        <w:r w:rsidR="00F7149B">
          <w:t>uch as a gastrointestinal helminth,</w:t>
        </w:r>
      </w:ins>
      <w:r>
        <w:t xml:space="preserve"> </w:t>
      </w:r>
      <w:commentRangeEnd w:id="1"/>
      <w:r w:rsidR="00B8291C">
        <w:rPr>
          <w:rStyle w:val="CommentReference"/>
          <w:sz w:val="24"/>
          <w:szCs w:val="24"/>
        </w:rPr>
        <w:commentReference w:id="1"/>
      </w:r>
      <w:commentRangeEnd w:id="2"/>
      <w:r w:rsidR="00125836">
        <w:rPr>
          <w:rStyle w:val="CommentReference"/>
          <w:sz w:val="24"/>
          <w:szCs w:val="24"/>
        </w:rPr>
        <w:commentReference w:id="2"/>
      </w:r>
      <w:r>
        <w:t xml:space="preserve">and the adaptive immune system (Cressler et al. 2024) into a simple </w:t>
      </w:r>
      <w:r w:rsidR="00BF54E6">
        <w:t>susceptible-infected</w:t>
      </w:r>
      <w:ins w:id="6" w:author="Clay Cressler" w:date="2026-05-27T15:57:00Z" w16du:dateUtc="2026-05-27T20:57:00Z">
        <w:r w:rsidR="00F7149B">
          <w:t>-susceptible</w:t>
        </w:r>
      </w:ins>
      <w:r w:rsidR="00BF54E6">
        <w:t xml:space="preserve"> (</w:t>
      </w:r>
      <w:r>
        <w:t>SI</w:t>
      </w:r>
      <w:ins w:id="7" w:author="Clay Cressler" w:date="2026-05-27T15:57:00Z" w16du:dateUtc="2026-05-27T20:57:00Z">
        <w:r w:rsidR="00F7149B">
          <w:t>S</w:t>
        </w:r>
      </w:ins>
      <w:r w:rsidR="00BF54E6">
        <w:t>)</w:t>
      </w:r>
      <w:r>
        <w:t xml:space="preserve"> epidemiological model. </w:t>
      </w:r>
      <w:ins w:id="8" w:author="Clay Cressler" w:date="2026-05-27T15:56:00Z" w16du:dateUtc="2026-05-27T20:56:00Z">
        <w:r w:rsidR="00F7149B">
          <w:t>The SI</w:t>
        </w:r>
      </w:ins>
      <w:ins w:id="9" w:author="Clay Cressler" w:date="2026-05-27T15:57:00Z" w16du:dateUtc="2026-05-27T20:57:00Z">
        <w:r w:rsidR="00F7149B">
          <w:t>S</w:t>
        </w:r>
      </w:ins>
      <w:ins w:id="10" w:author="Clay Cressler" w:date="2026-05-27T15:56:00Z" w16du:dateUtc="2026-05-27T20:56:00Z">
        <w:r w:rsidR="00F7149B">
          <w:t xml:space="preserve"> framework is appropriate for such</w:t>
        </w:r>
      </w:ins>
      <w:ins w:id="11" w:author="Clay Cressler" w:date="2026-05-27T15:57:00Z" w16du:dateUtc="2026-05-27T20:57:00Z">
        <w:r w:rsidR="00F7149B">
          <w:t xml:space="preserve"> parasites, as some hosts become chronically infected and recovery does not typically lead to long-lasting immunity. </w:t>
        </w:r>
      </w:ins>
      <w:r w:rsidR="00BF54E6" w:rsidRPr="00BF54E6">
        <w:t>We use a Gillespie algorithm to stochastically simulate coupled within-host and between-host dynamics</w:t>
      </w:r>
      <w:r w:rsidR="00316051">
        <w:t>, leading to a stochastic, individual-based model with an underlying deterministic skeleton (DeLong and Cressler 2023)</w:t>
      </w:r>
      <w:r w:rsidR="00BF54E6" w:rsidRPr="00BF54E6">
        <w:t>.</w:t>
      </w:r>
      <w:r w:rsidR="00BF54E6">
        <w:t xml:space="preserve"> The underlying deterministic </w:t>
      </w:r>
      <w:r>
        <w:t>within-host model we consider is</w:t>
      </w:r>
      <w:r w:rsidR="00B276C9">
        <w:t>:</w:t>
      </w:r>
    </w:p>
    <w:p w14:paraId="5EDF77DD" w14:textId="77777777" w:rsidR="00BF54E6" w:rsidRDefault="00BF54E6"/>
    <w:p w14:paraId="60617D07" w14:textId="77777777" w:rsidR="00C12C1A" w:rsidRDefault="00C12C1A" w:rsidP="00852AD3">
      <w:pPr>
        <w:jc w:val="both"/>
        <w:rPr>
          <w:rFonts w:ascii="Arial" w:hAnsi="Arial" w:cs="Arial"/>
          <w:sz w:val="22"/>
          <w:szCs w:val="22"/>
          <w:lang w:val="en-GB"/>
        </w:rPr>
      </w:pPr>
    </w:p>
    <w:tbl>
      <w:tblPr>
        <w:tblStyle w:val="TableGrid"/>
        <w:tblW w:w="0" w:type="auto"/>
        <w:tblLook w:val="04A0" w:firstRow="1" w:lastRow="0" w:firstColumn="1" w:lastColumn="0" w:noHBand="0" w:noVBand="1"/>
      </w:tblPr>
      <w:tblGrid>
        <w:gridCol w:w="8865"/>
        <w:gridCol w:w="485"/>
      </w:tblGrid>
      <w:tr w:rsidR="001D3A81" w14:paraId="639F3744" w14:textId="77777777" w:rsidTr="001D3A81">
        <w:tc>
          <w:tcPr>
            <w:tcW w:w="8905" w:type="dxa"/>
          </w:tcPr>
          <w:p w14:paraId="59EE0B0B" w14:textId="77777777" w:rsidR="001D3A81" w:rsidRPr="00C47D5D" w:rsidRDefault="00000000" w:rsidP="001D3A81">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1</m:t>
                            </m:r>
                          </m:sub>
                        </m:sSub>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External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den>
                        </m:f>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Parasite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1</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1</m:t>
                                    </m:r>
                                  </m:sub>
                                  <m:sup>
                                    <m:r>
                                      <w:rPr>
                                        <w:rFonts w:ascii="Cambria Math" w:hAnsi="Cambria Math" w:cs="Arial"/>
                                        <w:sz w:val="22"/>
                                        <w:szCs w:val="22"/>
                                        <w:lang w:val="en-GB"/>
                                      </w:rPr>
                                      <m:t>p</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Self-</m:t>
                        </m:r>
                      </m:e>
                      <m:e>
                        <m:r>
                          <m:rPr>
                            <m:sty m:val="p"/>
                          </m:rPr>
                          <w:rPr>
                            <w:rFonts w:ascii="Cambria Math" w:hAnsi="Cambria Math" w:cs="Arial"/>
                            <w:sz w:val="22"/>
                            <w:szCs w:val="22"/>
                            <w:lang w:val="en-GB"/>
                          </w:rPr>
                          <m:t>activation</m:t>
                        </m:r>
                      </m:e>
                    </m:eqArr>
                  </m:lim>
                </m:limLow>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Cross-</m:t>
                        </m:r>
                      </m:e>
                      <m:e>
                        <m:r>
                          <m:rPr>
                            <m:sty m:val="p"/>
                          </m:rPr>
                          <w:rPr>
                            <w:rFonts w:ascii="Cambria Math" w:hAnsi="Cambria Math" w:cs="Arial"/>
                            <w:sz w:val="22"/>
                            <w:szCs w:val="22"/>
                            <w:lang w:val="en-GB"/>
                          </w:rPr>
                          <m:t>inhibition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e>
                    </m:groupChr>
                  </m:e>
                  <m:lim>
                    <m:r>
                      <m:rPr>
                        <m:sty m:val="p"/>
                      </m:rPr>
                      <w:rPr>
                        <w:rFonts w:ascii="Cambria Math" w:hAnsi="Cambria Math" w:cs="Arial"/>
                        <w:sz w:val="22"/>
                        <w:szCs w:val="22"/>
                        <w:lang w:val="en-GB"/>
                      </w:rPr>
                      <m:t>Apoptosis</m:t>
                    </m:r>
                  </m:lim>
                </m:limLow>
              </m:oMath>
            </m:oMathPara>
          </w:p>
          <w:p w14:paraId="1C2A80B6" w14:textId="77777777" w:rsidR="001D3A81" w:rsidRDefault="001D3A81" w:rsidP="001D3A81">
            <w:pPr>
              <w:jc w:val="both"/>
              <w:rPr>
                <w:rFonts w:ascii="Arial" w:hAnsi="Arial" w:cs="Arial"/>
                <w:sz w:val="22"/>
                <w:szCs w:val="22"/>
                <w:lang w:val="en-GB"/>
              </w:rPr>
            </w:pPr>
          </w:p>
          <w:p w14:paraId="2598862F" w14:textId="77777777" w:rsidR="001D3A81" w:rsidRPr="00830364" w:rsidRDefault="00000000" w:rsidP="001D3A81">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num>
                  <m:den>
                    <m:r>
                      <w:rPr>
                        <w:rFonts w:ascii="Cambria Math" w:hAnsi="Cambria Math" w:cs="Arial"/>
                        <w:sz w:val="22"/>
                        <w:szCs w:val="22"/>
                        <w:lang w:val="en-GB"/>
                      </w:rPr>
                      <m:t>dt</m:t>
                    </m:r>
                  </m:den>
                </m:f>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2</m:t>
                    </m:r>
                  </m:sub>
                </m:sSub>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den>
                </m:f>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2</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2</m:t>
                        </m:r>
                      </m:sub>
                      <m:sup>
                        <m:r>
                          <w:rPr>
                            <w:rFonts w:ascii="Cambria Math" w:hAnsi="Cambria Math" w:cs="Arial"/>
                            <w:sz w:val="22"/>
                            <w:szCs w:val="22"/>
                            <w:lang w:val="en-GB"/>
                          </w:rPr>
                          <m:t>2</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den>
                </m:f>
                <m:r>
                  <w:rPr>
                    <w:rFonts w:ascii="Cambria Math" w:hAnsi="Cambria Math" w:cs="Arial"/>
                    <w:sz w:val="22"/>
                    <w:szCs w:val="22"/>
                    <w:lang w:val="en-GB"/>
                  </w:rPr>
                  <m:t xml:space="preserve"> </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den>
                </m:f>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oMath>
            </m:oMathPara>
          </w:p>
          <w:p w14:paraId="67607829" w14:textId="77777777" w:rsidR="001D3A81" w:rsidRDefault="001D3A81" w:rsidP="001D3A81">
            <w:pPr>
              <w:jc w:val="both"/>
              <w:rPr>
                <w:rFonts w:ascii="Arial" w:hAnsi="Arial" w:cs="Arial"/>
                <w:sz w:val="22"/>
                <w:szCs w:val="22"/>
                <w:lang w:val="en-GB"/>
              </w:rPr>
            </w:pPr>
          </w:p>
          <w:p w14:paraId="5B68F090" w14:textId="73A77210" w:rsidR="001D3A81" w:rsidRPr="001D3A81" w:rsidRDefault="00000000" w:rsidP="00852AD3">
            <w:pPr>
              <w:jc w:val="both"/>
              <w:rPr>
                <w:rFonts w:ascii="Arial" w:eastAsiaTheme="minorEastAsia"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dP</m:t>
                    </m:r>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r</m:t>
                        </m:r>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r>
                                  <w:rPr>
                                    <w:rFonts w:ascii="Cambria Math" w:hAnsi="Cambria Math" w:cs="Arial"/>
                                    <w:sz w:val="22"/>
                                    <w:szCs w:val="22"/>
                                    <w:lang w:val="en-GB"/>
                                  </w:rPr>
                                  <m:t>v</m:t>
                                </m:r>
                              </m:num>
                              <m:den>
                                <m:sSub>
                                  <m:sSubPr>
                                    <m:ctrlPr>
                                      <w:rPr>
                                        <w:rFonts w:ascii="Cambria Math" w:hAnsi="Cambria Math" w:cs="Arial"/>
                                        <w:i/>
                                        <w:sz w:val="22"/>
                                        <w:szCs w:val="22"/>
                                        <w:lang w:val="en-GB"/>
                                      </w:rPr>
                                    </m:ctrlPr>
                                  </m:sSubPr>
                                  <m:e>
                                    <m:r>
                                      <w:rPr>
                                        <w:rFonts w:ascii="Cambria Math" w:hAnsi="Cambria Math" w:cs="Arial"/>
                                        <w:sz w:val="22"/>
                                        <w:szCs w:val="22"/>
                                        <w:lang w:val="en-GB"/>
                                      </w:rPr>
                                      <m:t>V</m:t>
                                    </m:r>
                                  </m:e>
                                  <m:sub>
                                    <m:r>
                                      <w:rPr>
                                        <w:rFonts w:ascii="Cambria Math" w:hAnsi="Cambria Math" w:cs="Arial"/>
                                        <w:sz w:val="22"/>
                                        <w:szCs w:val="22"/>
                                        <w:lang w:val="en-GB"/>
                                      </w:rPr>
                                      <m:t>0</m:t>
                                    </m:r>
                                  </m:sub>
                                </m:sSub>
                                <m:r>
                                  <w:rPr>
                                    <w:rFonts w:ascii="Cambria Math" w:hAnsi="Cambria Math" w:cs="Arial"/>
                                    <w:sz w:val="22"/>
                                    <w:szCs w:val="22"/>
                                    <w:lang w:val="en-GB"/>
                                  </w:rPr>
                                  <m:t>+v</m:t>
                                </m:r>
                              </m:den>
                            </m:f>
                          </m:e>
                        </m:d>
                        <m:r>
                          <w:rPr>
                            <w:rFonts w:ascii="Cambria Math" w:hAnsi="Cambria Math" w:cs="Arial"/>
                            <w:sz w:val="22"/>
                            <w:szCs w:val="22"/>
                            <w:lang w:val="en-GB"/>
                          </w:rPr>
                          <m:t>P</m:t>
                        </m:r>
                        <m:d>
                          <m:dPr>
                            <m:ctrlPr>
                              <w:rPr>
                                <w:rFonts w:ascii="Cambria Math" w:hAnsi="Cambria Math" w:cs="Arial"/>
                                <w:i/>
                                <w:sz w:val="22"/>
                                <w:szCs w:val="22"/>
                                <w:lang w:val="en-GB"/>
                              </w:rPr>
                            </m:ctrlPr>
                          </m:dPr>
                          <m:e>
                            <m:r>
                              <w:rPr>
                                <w:rFonts w:ascii="Cambria Math" w:hAnsi="Cambria Math" w:cs="Arial"/>
                                <w:sz w:val="22"/>
                                <w:szCs w:val="22"/>
                                <w:lang w:val="en-GB"/>
                              </w:rPr>
                              <m:t>1-</m:t>
                            </m:r>
                            <m:f>
                              <m:fPr>
                                <m:ctrlPr>
                                  <w:rPr>
                                    <w:rFonts w:ascii="Cambria Math" w:hAnsi="Cambria Math" w:cs="Arial"/>
                                    <w:i/>
                                    <w:sz w:val="22"/>
                                    <w:szCs w:val="22"/>
                                    <w:lang w:val="en-GB"/>
                                  </w:rPr>
                                </m:ctrlPr>
                              </m:fPr>
                              <m:num>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K</m:t>
                                    </m:r>
                                  </m:e>
                                  <m:sub>
                                    <m:r>
                                      <w:rPr>
                                        <w:rFonts w:ascii="Cambria Math" w:hAnsi="Cambria Math" w:cs="Arial"/>
                                        <w:sz w:val="22"/>
                                        <w:szCs w:val="22"/>
                                        <w:lang w:val="en-GB"/>
                                      </w:rPr>
                                      <m:t>p</m:t>
                                    </m:r>
                                  </m:sub>
                                </m:sSub>
                              </m:den>
                            </m:f>
                          </m:e>
                        </m:d>
                      </m:e>
                    </m:groupChr>
                    <m:ctrlPr>
                      <w:rPr>
                        <w:rFonts w:ascii="Cambria Math" w:hAnsi="Cambria Math" w:cs="Arial"/>
                        <w:iCs/>
                        <w:sz w:val="22"/>
                        <w:szCs w:val="22"/>
                        <w:lang w:val="en-GB"/>
                      </w:rPr>
                    </m:ctrlPr>
                  </m:e>
                  <m:lim>
                    <m:r>
                      <m:rPr>
                        <m:sty m:val="p"/>
                      </m:rPr>
                      <w:rPr>
                        <w:rFonts w:ascii="Cambria Math" w:hAnsi="Cambria Math" w:cs="Arial"/>
                        <w:sz w:val="22"/>
                        <w:szCs w:val="22"/>
                        <w:lang w:val="en-GB"/>
                      </w:rPr>
                      <m:t>Parasite growth</m:t>
                    </m: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aPT</m:t>
                        </m:r>
                        <m:sSub>
                          <m:sSubPr>
                            <m:ctrlPr>
                              <w:rPr>
                                <w:rFonts w:ascii="Cambria Math" w:hAnsi="Cambria Math" w:cs="Arial"/>
                                <w:i/>
                                <w:sz w:val="22"/>
                                <w:szCs w:val="22"/>
                                <w:lang w:val="en-GB"/>
                              </w:rPr>
                            </m:ctrlPr>
                          </m:sSubPr>
                          <m:e>
                            <m:r>
                              <m:rPr>
                                <m:sty m:val="p"/>
                              </m:rPr>
                              <w:rPr>
                                <w:rFonts w:ascii="Cambria Math" w:hAnsi="Cambria Math" w:cs="Arial"/>
                                <w:sz w:val="22"/>
                                <w:szCs w:val="22"/>
                                <w:lang w:val="en-GB"/>
                              </w:rPr>
                              <w:softHyphen/>
                            </m:r>
                          </m:e>
                          <m:sub>
                            <m:r>
                              <w:rPr>
                                <w:rFonts w:ascii="Cambria Math" w:hAnsi="Cambria Math" w:cs="Arial"/>
                                <w:sz w:val="22"/>
                                <w:szCs w:val="22"/>
                                <w:lang w:val="en-GB"/>
                              </w:rPr>
                              <m:t>2</m:t>
                            </m:r>
                          </m:sub>
                        </m:sSub>
                      </m:e>
                    </m:groupChr>
                  </m:e>
                  <m:lim>
                    <m:r>
                      <m:rPr>
                        <m:sty m:val="p"/>
                      </m:rPr>
                      <w:rPr>
                        <w:rFonts w:ascii="Cambria Math" w:hAnsi="Cambria Math" w:cs="Arial"/>
                        <w:sz w:val="22"/>
                        <w:szCs w:val="22"/>
                        <w:lang w:val="en-GB"/>
                      </w:rPr>
                      <m:t>Parasite expulsion</m:t>
                    </m:r>
                  </m:lim>
                </m:limLow>
              </m:oMath>
            </m:oMathPara>
          </w:p>
        </w:tc>
        <w:tc>
          <w:tcPr>
            <w:tcW w:w="445" w:type="dxa"/>
          </w:tcPr>
          <w:p w14:paraId="63E1AC63" w14:textId="28809F0C" w:rsidR="001D3A81" w:rsidRDefault="001D3A81" w:rsidP="001D3A81">
            <w:pPr>
              <w:jc w:val="center"/>
              <w:rPr>
                <w:rFonts w:ascii="Arial" w:hAnsi="Arial" w:cs="Arial"/>
                <w:sz w:val="22"/>
                <w:szCs w:val="22"/>
                <w:lang w:val="en-GB"/>
              </w:rPr>
            </w:pPr>
            <w:r>
              <w:rPr>
                <w:rFonts w:ascii="Arial" w:hAnsi="Arial" w:cs="Arial"/>
                <w:sz w:val="22"/>
                <w:szCs w:val="22"/>
                <w:lang w:val="en-GB"/>
              </w:rPr>
              <w:lastRenderedPageBreak/>
              <w:t>(1)</w:t>
            </w:r>
          </w:p>
        </w:tc>
      </w:tr>
    </w:tbl>
    <w:p w14:paraId="0F5DCC96" w14:textId="77777777" w:rsidR="001D3A81" w:rsidRDefault="001D3A81" w:rsidP="00852AD3">
      <w:pPr>
        <w:jc w:val="both"/>
        <w:rPr>
          <w:rFonts w:ascii="Arial" w:hAnsi="Arial" w:cs="Arial"/>
          <w:sz w:val="22"/>
          <w:szCs w:val="22"/>
          <w:lang w:val="en-GB"/>
        </w:rPr>
      </w:pPr>
    </w:p>
    <w:p w14:paraId="3580AE67" w14:textId="77777777" w:rsidR="001D3A81" w:rsidRPr="005A14BE" w:rsidRDefault="001D3A81" w:rsidP="00852AD3">
      <w:pPr>
        <w:jc w:val="both"/>
        <w:rPr>
          <w:rFonts w:ascii="Arial" w:hAnsi="Arial" w:cs="Arial"/>
          <w:sz w:val="22"/>
          <w:szCs w:val="22"/>
          <w:lang w:val="en-GB"/>
        </w:rPr>
      </w:pPr>
    </w:p>
    <w:p w14:paraId="7E29778E" w14:textId="03A1D47B" w:rsidR="00852AD3" w:rsidRDefault="00B276C9">
      <w:pPr>
        <w:rPr>
          <w:rFonts w:eastAsiaTheme="minorEastAsia"/>
        </w:rPr>
      </w:pPr>
      <w:r>
        <w:t xml:space="preserve">Full details </w:t>
      </w:r>
      <w:r w:rsidR="00BF54E6">
        <w:t xml:space="preserve">and analysis </w:t>
      </w:r>
      <w:r>
        <w:t>of this model can be found in Cressler et al. 2024, but briefly, the model considers the interaction between subpopulations of helper T-cells (</w:t>
      </w:r>
      <w:r>
        <w:softHyphen/>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and parasite biomass (</w:t>
      </w:r>
      <w:r>
        <w:rPr>
          <w:rFonts w:eastAsiaTheme="minorEastAsia"/>
          <w:i/>
          <w:iCs/>
        </w:rPr>
        <w:t>P</w:t>
      </w:r>
      <w:r>
        <w:rPr>
          <w:rFonts w:eastAsiaTheme="minorEastAsia"/>
        </w:rPr>
        <w:t xml:space="preserve">). The T-helper cell populations expand due to </w:t>
      </w:r>
      <w:commentRangeStart w:id="12"/>
      <w:del w:id="13" w:author="Clay Cressler" w:date="2026-05-27T15:58:00Z" w16du:dateUtc="2026-05-27T20:58:00Z">
        <w:r w:rsidDel="00F7149B">
          <w:rPr>
            <w:rFonts w:eastAsiaTheme="minorEastAsia"/>
          </w:rPr>
          <w:delText xml:space="preserve">external </w:delText>
        </w:r>
      </w:del>
      <w:commentRangeEnd w:id="12"/>
      <w:del w:id="14" w:author="Clay Cressler" w:date="2026-05-27T15:59:00Z" w16du:dateUtc="2026-05-27T20:59:00Z">
        <w:r w:rsidR="00754430" w:rsidDel="00F7149B">
          <w:rPr>
            <w:rStyle w:val="CommentReference"/>
            <w:rFonts w:eastAsiaTheme="minorEastAsia"/>
            <w:sz w:val="24"/>
            <w:szCs w:val="24"/>
          </w:rPr>
          <w:commentReference w:id="12"/>
        </w:r>
      </w:del>
      <w:ins w:id="15" w:author="Clay Cressler" w:date="2026-05-27T15:58:00Z" w16du:dateUtc="2026-05-27T20:58:00Z">
        <w:r w:rsidR="00F7149B">
          <w:rPr>
            <w:rFonts w:eastAsiaTheme="minorEastAsia"/>
          </w:rPr>
          <w:t xml:space="preserve">T-cell </w:t>
        </w:r>
      </w:ins>
      <w:r>
        <w:rPr>
          <w:rFonts w:eastAsiaTheme="minorEastAsia"/>
        </w:rPr>
        <w:t>activation</w:t>
      </w:r>
      <w:ins w:id="16" w:author="Clay Cressler" w:date="2026-05-27T15:59:00Z" w16du:dateUtc="2026-05-27T20:59:00Z">
        <w:r w:rsidR="00F7149B">
          <w:rPr>
            <w:rFonts w:eastAsiaTheme="minorEastAsia"/>
          </w:rPr>
          <w:t xml:space="preserve"> that is independent of either the focal parasite or immune feedbacks</w:t>
        </w:r>
      </w:ins>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parasite-induced activation (controlled by parameters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self-activation (controlled by parameters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Self-activation is cross-inhibited by T-helper cells of the other subpopulation (controlled by parameter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oMath>
      <w:r>
        <w:rPr>
          <w:rFonts w:eastAsiaTheme="minorEastAsia"/>
        </w:rPr>
        <w:t>). T</w:t>
      </w:r>
      <w:r w:rsidR="00AD0464">
        <w:rPr>
          <w:rFonts w:eastAsiaTheme="minorEastAsia"/>
        </w:rPr>
        <w:t xml:space="preserve">he self-activation and cross-inhibition functions phenomenologically capture the cytokine-dependent interactions that occur between Th1 and Th2 </w:t>
      </w:r>
      <w:r w:rsidR="00EF5462">
        <w:rPr>
          <w:rFonts w:eastAsiaTheme="minorEastAsia"/>
        </w:rPr>
        <w:t>cells</w:t>
      </w:r>
      <w:r w:rsidR="00AD0464">
        <w:rPr>
          <w:rFonts w:eastAsiaTheme="minorEastAsia"/>
        </w:rPr>
        <w:t xml:space="preserve"> (Yates et al. 2004, </w:t>
      </w:r>
      <w:del w:id="17" w:author="Andrea L. Graham" w:date="2026-05-21T13:03:00Z" w16du:dateUtc="2026-05-21T17:03:00Z">
        <w:r w:rsidR="00AD0464" w:rsidDel="00125836">
          <w:rPr>
            <w:rFonts w:eastAsiaTheme="minorEastAsia"/>
          </w:rPr>
          <w:delText xml:space="preserve">can </w:delText>
        </w:r>
      </w:del>
      <w:ins w:id="18" w:author="Andrea L. Graham" w:date="2026-05-21T13:03:00Z" w16du:dateUtc="2026-05-21T17:03:00Z">
        <w:r w:rsidR="00125836">
          <w:rPr>
            <w:rFonts w:eastAsiaTheme="minorEastAsia"/>
          </w:rPr>
          <w:t xml:space="preserve">van </w:t>
        </w:r>
      </w:ins>
      <w:r w:rsidR="00AD0464">
        <w:rPr>
          <w:rFonts w:eastAsiaTheme="minorEastAsia"/>
        </w:rPr>
        <w:t xml:space="preserve">den Ham and de Boer 2008, Schrom et al. 2020). Parasite biomass increases through density-dependent growth at a maximum rate </w:t>
      </w:r>
      <m:oMath>
        <m:r>
          <w:rPr>
            <w:rFonts w:ascii="Cambria Math" w:eastAsiaTheme="minorEastAsia" w:hAnsi="Cambria Math"/>
          </w:rPr>
          <m:t>r</m:t>
        </m:r>
      </m:oMath>
      <w:r w:rsidR="00AD0464">
        <w:rPr>
          <w:rFonts w:eastAsiaTheme="minorEastAsia"/>
        </w:rPr>
        <w:t xml:space="preserve">, scaled by the </w:t>
      </w:r>
      <w:commentRangeStart w:id="19"/>
      <w:commentRangeStart w:id="20"/>
      <w:r w:rsidR="00AD0464">
        <w:rPr>
          <w:rFonts w:eastAsiaTheme="minorEastAsia"/>
        </w:rPr>
        <w:t xml:space="preserve">per-parasite virulence, </w:t>
      </w:r>
      <m:oMath>
        <m:r>
          <w:rPr>
            <w:rFonts w:ascii="Cambria Math" w:eastAsiaTheme="minorEastAsia" w:hAnsi="Cambria Math"/>
          </w:rPr>
          <m:t>v</m:t>
        </m:r>
      </m:oMath>
      <w:r w:rsidR="00AD0464">
        <w:rPr>
          <w:rFonts w:eastAsiaTheme="minorEastAsia"/>
        </w:rPr>
        <w:t xml:space="preserve">, </w:t>
      </w:r>
      <w:commentRangeEnd w:id="19"/>
      <w:r w:rsidR="006967E2">
        <w:rPr>
          <w:rStyle w:val="CommentReference"/>
          <w:rFonts w:eastAsiaTheme="minorEastAsia"/>
          <w:sz w:val="24"/>
          <w:szCs w:val="24"/>
        </w:rPr>
        <w:commentReference w:id="19"/>
      </w:r>
      <w:commentRangeEnd w:id="20"/>
      <w:r w:rsidR="00D6273E">
        <w:rPr>
          <w:rStyle w:val="CommentReference"/>
          <w:rFonts w:eastAsiaTheme="minorEastAsia"/>
          <w:sz w:val="24"/>
          <w:szCs w:val="24"/>
        </w:rPr>
        <w:commentReference w:id="20"/>
      </w:r>
      <w:ins w:id="21" w:author="Clay Cressler" w:date="2026-05-27T16:00:00Z" w16du:dateUtc="2026-05-27T21:00:00Z">
        <w:r w:rsidR="00F7149B">
          <w:rPr>
            <w:rFonts w:eastAsiaTheme="minorEastAsia"/>
          </w:rPr>
          <w:t xml:space="preserve">and the half-saturation </w:t>
        </w:r>
      </w:ins>
      <w:ins w:id="22" w:author="Clay Cressler" w:date="2026-05-27T16:01:00Z" w16du:dateUtc="2026-05-27T21:01:00Z">
        <w:r w:rsidR="00F7149B">
          <w:rPr>
            <w:rFonts w:eastAsiaTheme="minorEastAsia"/>
          </w:rPr>
          <w:t xml:space="preserve">constant </w:t>
        </w:r>
      </w:ins>
      <m:oMath>
        <m:sSub>
          <m:sSubPr>
            <m:ctrlPr>
              <w:ins w:id="23" w:author="Clay Cressler" w:date="2026-05-27T16:01:00Z" w16du:dateUtc="2026-05-27T21:01:00Z">
                <w:rPr>
                  <w:rFonts w:ascii="Cambria Math" w:eastAsiaTheme="minorEastAsia" w:hAnsi="Cambria Math"/>
                  <w:i/>
                </w:rPr>
              </w:ins>
            </m:ctrlPr>
          </m:sSubPr>
          <m:e>
            <m:r>
              <w:ins w:id="24" w:author="Clay Cressler" w:date="2026-05-27T16:01:00Z" w16du:dateUtc="2026-05-27T21:01:00Z">
                <w:rPr>
                  <w:rFonts w:ascii="Cambria Math" w:eastAsiaTheme="minorEastAsia" w:hAnsi="Cambria Math"/>
                </w:rPr>
                <m:t>V</m:t>
              </w:ins>
            </m:r>
          </m:e>
          <m:sub>
            <m:r>
              <w:ins w:id="25" w:author="Clay Cressler" w:date="2026-05-27T16:01:00Z" w16du:dateUtc="2026-05-27T21:01:00Z">
                <w:rPr>
                  <w:rFonts w:ascii="Cambria Math" w:eastAsiaTheme="minorEastAsia" w:hAnsi="Cambria Math"/>
                </w:rPr>
                <m:t>0</m:t>
              </w:ins>
            </m:r>
          </m:sub>
        </m:sSub>
      </m:oMath>
      <w:ins w:id="26" w:author="Clay Cressler" w:date="2026-05-27T16:01:00Z" w16du:dateUtc="2026-05-27T21:01:00Z">
        <w:r w:rsidR="00F7149B">
          <w:rPr>
            <w:rFonts w:eastAsiaTheme="minorEastAsia"/>
          </w:rPr>
          <w:t xml:space="preserve"> that determines how sensitive biomass growth rate is to changes in virulence. </w:t>
        </w:r>
      </w:ins>
      <w:del w:id="27" w:author="Clay Cressler" w:date="2026-05-27T16:01:00Z" w16du:dateUtc="2026-05-27T21:01:00Z">
        <w:r w:rsidR="00AD0464" w:rsidDel="00F7149B">
          <w:rPr>
            <w:rFonts w:eastAsiaTheme="minorEastAsia"/>
          </w:rPr>
          <w:delText>and p</w:delText>
        </w:r>
      </w:del>
      <w:ins w:id="28" w:author="Clay Cressler" w:date="2026-05-27T16:01:00Z" w16du:dateUtc="2026-05-27T21:01:00Z">
        <w:r w:rsidR="00F7149B">
          <w:rPr>
            <w:rFonts w:eastAsiaTheme="minorEastAsia"/>
          </w:rPr>
          <w:t>P</w:t>
        </w:r>
      </w:ins>
      <w:r w:rsidR="00AD0464">
        <w:rPr>
          <w:rFonts w:eastAsiaTheme="minorEastAsia"/>
        </w:rPr>
        <w:t xml:space="preserve">arasite biomass growth is inhibited due to the action of Th2 cells at a maximum per-T-cell rate of </w:t>
      </w:r>
      <m:oMath>
        <m:r>
          <w:rPr>
            <w:rFonts w:ascii="Cambria Math" w:eastAsiaTheme="minorEastAsia" w:hAnsi="Cambria Math"/>
          </w:rPr>
          <m:t>a</m:t>
        </m:r>
      </m:oMath>
      <w:r w:rsidR="00AD0464">
        <w:rPr>
          <w:rFonts w:eastAsiaTheme="minorEastAsia"/>
        </w:rPr>
        <w:t>. The positive feedback loops created by self-activation, cross-inhibition, and the parasite’s ability to induce both Th1 and Th2 responses make the dynamics of this system multistable: the ultimate outcome of the interaction depends on both the parameters of the model and the initial starting conditions</w:t>
      </w:r>
      <w:ins w:id="29" w:author="Clay Cressler [2]" w:date="2026-06-08T09:35:00Z" w16du:dateUtc="2026-06-08T14:35:00Z">
        <w:r w:rsidR="003D1F26">
          <w:rPr>
            <w:rFonts w:eastAsiaTheme="minorEastAsia"/>
          </w:rPr>
          <w:t xml:space="preserve">. In particular, </w:t>
        </w:r>
      </w:ins>
      <w:del w:id="30" w:author="Clay Cressler [2]" w:date="2026-06-08T09:35:00Z" w16du:dateUtc="2026-06-08T14:35:00Z">
        <w:r w:rsidR="00AD0464" w:rsidDel="003D1F26">
          <w:rPr>
            <w:rFonts w:eastAsiaTheme="minorEastAsia"/>
          </w:rPr>
          <w:delText xml:space="preserve"> (</w:delText>
        </w:r>
      </w:del>
      <w:r w:rsidR="00AD0464">
        <w:rPr>
          <w:rFonts w:eastAsiaTheme="minorEastAsia"/>
        </w:rPr>
        <w:t xml:space="preserve">Cressler et al. </w:t>
      </w:r>
      <w:ins w:id="31" w:author="Clay Cressler [2]" w:date="2026-06-08T09:35:00Z" w16du:dateUtc="2026-06-08T14:35:00Z">
        <w:r w:rsidR="003D1F26">
          <w:rPr>
            <w:rFonts w:eastAsiaTheme="minorEastAsia"/>
          </w:rPr>
          <w:t>(</w:t>
        </w:r>
      </w:ins>
      <w:r w:rsidR="00AD0464">
        <w:rPr>
          <w:rFonts w:eastAsiaTheme="minorEastAsia"/>
        </w:rPr>
        <w:t>2024)</w:t>
      </w:r>
      <w:ins w:id="32" w:author="Clay Cressler [2]" w:date="2026-06-08T09:35:00Z" w16du:dateUtc="2026-06-08T14:35:00Z">
        <w:r w:rsidR="003D1F26">
          <w:rPr>
            <w:rFonts w:eastAsiaTheme="minorEastAsia"/>
          </w:rPr>
          <w:t xml:space="preserve"> showed that</w:t>
        </w:r>
      </w:ins>
      <w:ins w:id="33" w:author="Clay Cressler [2]" w:date="2026-06-08T09:36:00Z" w16du:dateUtc="2026-06-08T14:36:00Z">
        <w:r w:rsidR="003D1F26">
          <w:rPr>
            <w:rFonts w:eastAsiaTheme="minorEastAsia"/>
          </w:rPr>
          <w:t xml:space="preserve"> acute infection, where the immune system polarizes towards a Th2 response and clears the infection quickly</w:t>
        </w:r>
      </w:ins>
      <w:ins w:id="34" w:author="Clay Cressler [2]" w:date="2026-06-08T09:37:00Z" w16du:dateUtc="2026-06-08T14:37:00Z">
        <w:r w:rsidR="003D1F26">
          <w:rPr>
            <w:rFonts w:eastAsiaTheme="minorEastAsia"/>
          </w:rPr>
          <w:t>, and chronic infection, where the immune system polarizes towards a Th1 response and the parasite cannot be cleared, were both stable outcomes of this model</w:t>
        </w:r>
      </w:ins>
      <w:r w:rsidR="00AD0464">
        <w:rPr>
          <w:rFonts w:eastAsiaTheme="minorEastAsia"/>
        </w:rPr>
        <w:t xml:space="preserve">. Table 1 gives the baseline parameters we use for this study. Note that these parameters are not derived for any particular system, but rather were chosen because of the rich </w:t>
      </w:r>
      <w:del w:id="35" w:author="Andrea L. Graham" w:date="2026-05-21T13:05:00Z" w16du:dateUtc="2026-05-21T17:05:00Z">
        <w:r w:rsidR="00AD0464" w:rsidDel="00125836">
          <w:rPr>
            <w:rFonts w:eastAsiaTheme="minorEastAsia"/>
          </w:rPr>
          <w:delText xml:space="preserve">but </w:delText>
        </w:r>
      </w:del>
      <w:ins w:id="36" w:author="Andrea L. Graham" w:date="2026-05-21T13:05:00Z" w16du:dateUtc="2026-05-21T17:05:00Z">
        <w:r w:rsidR="00125836">
          <w:rPr>
            <w:rFonts w:eastAsiaTheme="minorEastAsia"/>
          </w:rPr>
          <w:t xml:space="preserve">and </w:t>
        </w:r>
      </w:ins>
      <w:r w:rsidR="00AD0464">
        <w:rPr>
          <w:rFonts w:eastAsiaTheme="minorEastAsia"/>
        </w:rPr>
        <w:t>biologically plausible outcomes they produce (see Fig. 1).</w:t>
      </w:r>
    </w:p>
    <w:p w14:paraId="19ABD725" w14:textId="77777777" w:rsidR="00EF5462" w:rsidRDefault="00EF5462">
      <w:pPr>
        <w:rPr>
          <w:ins w:id="37" w:author="Clay Cressler" w:date="2026-05-27T16:26:00Z" w16du:dateUtc="2026-05-27T21:26:00Z"/>
          <w:rFonts w:eastAsiaTheme="minorEastAsia"/>
        </w:rPr>
      </w:pPr>
    </w:p>
    <w:p w14:paraId="3FC16549" w14:textId="612152CD" w:rsidR="004F77CB" w:rsidDel="004F77CB" w:rsidRDefault="004F77CB">
      <w:pPr>
        <w:rPr>
          <w:del w:id="38" w:author="Clay Cressler" w:date="2026-05-27T16:26:00Z" w16du:dateUtc="2026-05-27T21:26:00Z"/>
          <w:rFonts w:eastAsiaTheme="minorEastAsia"/>
        </w:rPr>
      </w:pPr>
    </w:p>
    <w:p w14:paraId="17577F44" w14:textId="42698116" w:rsidR="00EF5462" w:rsidRDefault="00EF5462">
      <w:pPr>
        <w:rPr>
          <w:rFonts w:eastAsiaTheme="minorEastAsia"/>
        </w:rPr>
      </w:pPr>
      <w:r>
        <w:rPr>
          <w:rFonts w:eastAsiaTheme="minorEastAsia"/>
        </w:rPr>
        <w:t xml:space="preserve">The epidemiological </w:t>
      </w:r>
      <w:commentRangeStart w:id="39"/>
      <w:r>
        <w:rPr>
          <w:rFonts w:eastAsiaTheme="minorEastAsia"/>
        </w:rPr>
        <w:t>model</w:t>
      </w:r>
      <w:commentRangeEnd w:id="39"/>
      <w:r w:rsidR="006967E2">
        <w:rPr>
          <w:rStyle w:val="CommentReference"/>
          <w:rFonts w:eastAsiaTheme="minorEastAsia"/>
          <w:sz w:val="24"/>
          <w:szCs w:val="24"/>
        </w:rPr>
        <w:commentReference w:id="39"/>
      </w:r>
      <w:r>
        <w:rPr>
          <w:rFonts w:eastAsiaTheme="minorEastAsia"/>
        </w:rPr>
        <w:t xml:space="preserve"> we consider </w:t>
      </w:r>
      <w:r w:rsidR="00BF54E6">
        <w:rPr>
          <w:rFonts w:eastAsiaTheme="minorEastAsia"/>
        </w:rPr>
        <w:t>is:</w:t>
      </w:r>
    </w:p>
    <w:tbl>
      <w:tblPr>
        <w:tblStyle w:val="TableGrid"/>
        <w:tblW w:w="0" w:type="auto"/>
        <w:tblLook w:val="04A0" w:firstRow="1" w:lastRow="0" w:firstColumn="1" w:lastColumn="0" w:noHBand="0" w:noVBand="1"/>
      </w:tblPr>
      <w:tblGrid>
        <w:gridCol w:w="8865"/>
        <w:gridCol w:w="485"/>
      </w:tblGrid>
      <w:tr w:rsidR="001D3A81" w14:paraId="1C080657" w14:textId="77777777">
        <w:tc>
          <w:tcPr>
            <w:tcW w:w="8905" w:type="dxa"/>
          </w:tcPr>
          <w:p w14:paraId="2AA78A35" w14:textId="4E398D1E" w:rsidR="001D3A81" w:rsidRPr="00BF54E6" w:rsidRDefault="00000000" w:rsidP="001D3A81">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-p</m:t>
                </m:r>
                <m:d>
                  <m:dPr>
                    <m:ctrlPr>
                      <w:rPr>
                        <w:rFonts w:ascii="Cambria Math" w:hAnsi="Cambria Math"/>
                        <w:i/>
                        <w:iCs/>
                      </w:rPr>
                    </m:ctrlPr>
                  </m:dPr>
                  <m:e>
                    <m:r>
                      <w:del w:id="40" w:author="Clay Cressler" w:date="2026-05-27T16:17:00Z" w16du:dateUtc="2026-05-27T21:17:00Z">
                        <w:rPr>
                          <w:rFonts w:ascii="Cambria Math" w:hAnsi="Cambria Math"/>
                        </w:rPr>
                        <m:t>v,</m:t>
                      </w:del>
                    </m:r>
                    <m:r>
                      <w:rPr>
                        <w:rFonts w:ascii="Cambria Math" w:hAnsi="Cambria Math"/>
                      </w:rPr>
                      <m:t>P</m:t>
                    </m:r>
                  </m:e>
                </m:d>
                <m:r>
                  <w:rPr>
                    <w:rFonts w:ascii="Cambria Math" w:hAnsi="Cambria Math"/>
                  </w:rPr>
                  <m:t>cSI+</m:t>
                </m:r>
                <m:r>
                  <w:rPr>
                    <w:rFonts w:ascii="Cambria Math" w:eastAsiaTheme="minorEastAsia" w:hAnsi="Cambria Math"/>
                  </w:rPr>
                  <m:t>γ</m:t>
                </m:r>
                <m:d>
                  <m:dPr>
                    <m:ctrlPr>
                      <w:rPr>
                        <w:rFonts w:ascii="Cambria Math" w:eastAsiaTheme="minorEastAsia" w:hAnsi="Cambria Math"/>
                        <w:i/>
                        <w:iCs/>
                      </w:rPr>
                    </m:ctrlPr>
                  </m:dPr>
                  <m:e>
                    <m:r>
                      <w:del w:id="41" w:author="Clay Cressler" w:date="2026-05-27T16:18:00Z" w16du:dateUtc="2026-05-27T21:18:00Z">
                        <w:rPr>
                          <w:rFonts w:ascii="Cambria Math" w:eastAsiaTheme="minorEastAsia" w:hAnsi="Cambria Math"/>
                        </w:rPr>
                        <m:t>v,</m:t>
                      </w:del>
                    </m:r>
                    <m:r>
                      <w:rPr>
                        <w:rFonts w:ascii="Cambria Math" w:eastAsiaTheme="minorEastAsia" w:hAnsi="Cambria Math"/>
                      </w:rPr>
                      <m:t>P</m:t>
                    </m:r>
                    <m:r>
                      <w:del w:id="42" w:author="Clay Cressler" w:date="2026-05-27T16:18:00Z" w16du:dateUtc="2026-05-27T21:18:00Z">
                        <w:rPr>
                          <w:rFonts w:ascii="Cambria Math" w:eastAsiaTheme="minorEastAsia" w:hAnsi="Cambria Math"/>
                        </w:rPr>
                        <m:t>,</m:t>
                      </w:del>
                    </m:r>
                    <m:sSub>
                      <m:sSubPr>
                        <m:ctrlPr>
                          <w:del w:id="43" w:author="Clay Cressler" w:date="2026-05-27T16:18:00Z" w16du:dateUtc="2026-05-27T21:18:00Z">
                            <w:rPr>
                              <w:rFonts w:ascii="Cambria Math" w:eastAsiaTheme="minorEastAsia" w:hAnsi="Cambria Math"/>
                              <w:i/>
                              <w:iCs/>
                            </w:rPr>
                          </w:del>
                        </m:ctrlPr>
                      </m:sSubPr>
                      <m:e>
                        <m:r>
                          <w:del w:id="44" w:author="Clay Cressler" w:date="2026-05-27T16:18:00Z" w16du:dateUtc="2026-05-27T21:18:00Z">
                            <w:rPr>
                              <w:rFonts w:ascii="Cambria Math" w:eastAsiaTheme="minorEastAsia" w:hAnsi="Cambria Math"/>
                            </w:rPr>
                            <m:t>T</m:t>
                          </w:del>
                        </m:r>
                      </m:e>
                      <m:sub>
                        <m:r>
                          <w:del w:id="45" w:author="Clay Cressler" w:date="2026-05-27T16:18:00Z" w16du:dateUtc="2026-05-27T21:18:00Z">
                            <w:rPr>
                              <w:rFonts w:ascii="Cambria Math" w:eastAsiaTheme="minorEastAsia" w:hAnsi="Cambria Math"/>
                            </w:rPr>
                            <m:t>1</m:t>
                          </w:del>
                        </m:r>
                      </m:sub>
                    </m:sSub>
                    <m:r>
                      <w:del w:id="46" w:author="Clay Cressler" w:date="2026-05-27T16:18:00Z" w16du:dateUtc="2026-05-27T21:18:00Z">
                        <w:rPr>
                          <w:rFonts w:ascii="Cambria Math" w:eastAsiaTheme="minorEastAsia" w:hAnsi="Cambria Math"/>
                        </w:rPr>
                        <m:t>,</m:t>
                      </w:del>
                    </m:r>
                    <m:sSub>
                      <m:sSubPr>
                        <m:ctrlPr>
                          <w:del w:id="47" w:author="Clay Cressler" w:date="2026-05-27T16:18:00Z" w16du:dateUtc="2026-05-27T21:18:00Z">
                            <w:rPr>
                              <w:rFonts w:ascii="Cambria Math" w:eastAsiaTheme="minorEastAsia" w:hAnsi="Cambria Math"/>
                              <w:i/>
                              <w:iCs/>
                            </w:rPr>
                          </w:del>
                        </m:ctrlPr>
                      </m:sSubPr>
                      <m:e>
                        <m:r>
                          <w:del w:id="48" w:author="Clay Cressler" w:date="2026-05-27T16:18:00Z" w16du:dateUtc="2026-05-27T21:18:00Z">
                            <w:rPr>
                              <w:rFonts w:ascii="Cambria Math" w:eastAsiaTheme="minorEastAsia" w:hAnsi="Cambria Math"/>
                            </w:rPr>
                            <m:t>T</m:t>
                          </w:del>
                        </m:r>
                      </m:e>
                      <m:sub>
                        <m:r>
                          <w:del w:id="49" w:author="Clay Cressler" w:date="2026-05-27T16:18:00Z" w16du:dateUtc="2026-05-27T21:18:00Z">
                            <w:rPr>
                              <w:rFonts w:ascii="Cambria Math" w:eastAsiaTheme="minorEastAsia" w:hAnsi="Cambria Math"/>
                            </w:rPr>
                            <m:t>2</m:t>
                          </w:del>
                        </m:r>
                      </m:sub>
                    </m:sSub>
                  </m:e>
                </m:d>
                <m:r>
                  <w:rPr>
                    <w:rFonts w:ascii="Cambria Math" w:eastAsiaTheme="minorEastAsia" w:hAnsi="Cambria Math"/>
                  </w:rPr>
                  <m:t>I</m:t>
                </m:r>
              </m:oMath>
            </m:oMathPara>
          </w:p>
          <w:p w14:paraId="4D013405" w14:textId="3A637F17" w:rsidR="001D3A81" w:rsidRPr="001D3A81" w:rsidRDefault="00000000" w:rsidP="001D3A81">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cSI-μ</m:t>
                </m:r>
                <m:d>
                  <m:dPr>
                    <m:ctrlPr>
                      <w:rPr>
                        <w:rFonts w:ascii="Cambria Math" w:eastAsiaTheme="minorEastAsia" w:hAnsi="Cambria Math"/>
                        <w:i/>
                        <w:iCs/>
                      </w:rPr>
                    </m:ctrlPr>
                  </m:dPr>
                  <m:e>
                    <m:r>
                      <w:rPr>
                        <w:rFonts w:ascii="Cambria Math" w:eastAsiaTheme="minorEastAsia" w:hAnsi="Cambria Math"/>
                      </w:rPr>
                      <m:t>v,P</m:t>
                    </m:r>
                  </m:e>
                </m:d>
                <m:r>
                  <w:rPr>
                    <w:rFonts w:ascii="Cambria Math" w:eastAsiaTheme="minorEastAsia" w:hAnsi="Cambria Math"/>
                  </w:rPr>
                  <m:t>I-γ</m:t>
                </m:r>
                <m:d>
                  <m:dPr>
                    <m:ctrlPr>
                      <w:rPr>
                        <w:rFonts w:ascii="Cambria Math" w:eastAsiaTheme="minorEastAsia" w:hAnsi="Cambria Math"/>
                        <w:i/>
                        <w:iCs/>
                      </w:rPr>
                    </m:ctrlPr>
                  </m:dPr>
                  <m:e>
                    <m:r>
                      <w:del w:id="50" w:author="Clay Cressler" w:date="2026-05-27T16:18:00Z" w16du:dateUtc="2026-05-27T21:18:00Z">
                        <w:rPr>
                          <w:rFonts w:ascii="Cambria Math" w:eastAsiaTheme="minorEastAsia" w:hAnsi="Cambria Math"/>
                        </w:rPr>
                        <m:t>v,</m:t>
                      </w:del>
                    </m:r>
                    <m:r>
                      <w:rPr>
                        <w:rFonts w:ascii="Cambria Math" w:eastAsiaTheme="minorEastAsia" w:hAnsi="Cambria Math"/>
                      </w:rPr>
                      <m:t>P</m:t>
                    </m:r>
                    <m:r>
                      <w:del w:id="51" w:author="Clay Cressler" w:date="2026-05-27T16:18:00Z" w16du:dateUtc="2026-05-27T21:18:00Z">
                        <w:rPr>
                          <w:rFonts w:ascii="Cambria Math" w:eastAsiaTheme="minorEastAsia" w:hAnsi="Cambria Math"/>
                        </w:rPr>
                        <m:t>,</m:t>
                      </w:del>
                    </m:r>
                    <m:sSub>
                      <m:sSubPr>
                        <m:ctrlPr>
                          <w:del w:id="52" w:author="Clay Cressler" w:date="2026-05-27T16:18:00Z" w16du:dateUtc="2026-05-27T21:18:00Z">
                            <w:rPr>
                              <w:rFonts w:ascii="Cambria Math" w:eastAsiaTheme="minorEastAsia" w:hAnsi="Cambria Math"/>
                              <w:i/>
                              <w:iCs/>
                            </w:rPr>
                          </w:del>
                        </m:ctrlPr>
                      </m:sSubPr>
                      <m:e>
                        <m:r>
                          <w:del w:id="53" w:author="Clay Cressler" w:date="2026-05-27T16:18:00Z" w16du:dateUtc="2026-05-27T21:18:00Z">
                            <w:rPr>
                              <w:rFonts w:ascii="Cambria Math" w:eastAsiaTheme="minorEastAsia" w:hAnsi="Cambria Math"/>
                            </w:rPr>
                            <m:t>T</m:t>
                          </w:del>
                        </m:r>
                      </m:e>
                      <m:sub>
                        <m:r>
                          <w:del w:id="54" w:author="Clay Cressler" w:date="2026-05-27T16:18:00Z" w16du:dateUtc="2026-05-27T21:18:00Z">
                            <w:rPr>
                              <w:rFonts w:ascii="Cambria Math" w:eastAsiaTheme="minorEastAsia" w:hAnsi="Cambria Math"/>
                            </w:rPr>
                            <m:t>1</m:t>
                          </w:del>
                        </m:r>
                      </m:sub>
                    </m:sSub>
                    <m:r>
                      <w:del w:id="55" w:author="Clay Cressler" w:date="2026-05-27T16:18:00Z" w16du:dateUtc="2026-05-27T21:18:00Z">
                        <w:rPr>
                          <w:rFonts w:ascii="Cambria Math" w:eastAsiaTheme="minorEastAsia" w:hAnsi="Cambria Math"/>
                        </w:rPr>
                        <m:t>,</m:t>
                      </w:del>
                    </m:r>
                    <m:sSub>
                      <m:sSubPr>
                        <m:ctrlPr>
                          <w:del w:id="56" w:author="Clay Cressler" w:date="2026-05-27T16:18:00Z" w16du:dateUtc="2026-05-27T21:18:00Z">
                            <w:rPr>
                              <w:rFonts w:ascii="Cambria Math" w:eastAsiaTheme="minorEastAsia" w:hAnsi="Cambria Math"/>
                              <w:i/>
                              <w:iCs/>
                            </w:rPr>
                          </w:del>
                        </m:ctrlPr>
                      </m:sSubPr>
                      <m:e>
                        <m:r>
                          <w:del w:id="57" w:author="Clay Cressler" w:date="2026-05-27T16:18:00Z" w16du:dateUtc="2026-05-27T21:18:00Z">
                            <w:rPr>
                              <w:rFonts w:ascii="Cambria Math" w:eastAsiaTheme="minorEastAsia" w:hAnsi="Cambria Math"/>
                            </w:rPr>
                            <m:t>T</m:t>
                          </w:del>
                        </m:r>
                      </m:e>
                      <m:sub>
                        <m:r>
                          <w:del w:id="58" w:author="Clay Cressler" w:date="2026-05-27T16:18:00Z" w16du:dateUtc="2026-05-27T21:18:00Z">
                            <w:rPr>
                              <w:rFonts w:ascii="Cambria Math" w:eastAsiaTheme="minorEastAsia" w:hAnsi="Cambria Math"/>
                            </w:rPr>
                            <m:t>2</m:t>
                          </w:del>
                        </m:r>
                      </m:sub>
                    </m:sSub>
                  </m:e>
                </m:d>
                <m:r>
                  <w:rPr>
                    <w:rFonts w:ascii="Cambria Math" w:eastAsiaTheme="minorEastAsia" w:hAnsi="Cambria Math"/>
                  </w:rPr>
                  <m:t>I</m:t>
                </m:r>
              </m:oMath>
            </m:oMathPara>
          </w:p>
        </w:tc>
        <w:tc>
          <w:tcPr>
            <w:tcW w:w="445" w:type="dxa"/>
          </w:tcPr>
          <w:p w14:paraId="423590FD" w14:textId="327F3AD4" w:rsidR="001D3A81" w:rsidRDefault="001D3A81">
            <w:pPr>
              <w:jc w:val="center"/>
              <w:rPr>
                <w:rFonts w:ascii="Arial" w:hAnsi="Arial" w:cs="Arial"/>
                <w:sz w:val="22"/>
                <w:szCs w:val="22"/>
                <w:lang w:val="en-GB"/>
              </w:rPr>
            </w:pPr>
            <w:r>
              <w:rPr>
                <w:rFonts w:ascii="Arial" w:hAnsi="Arial" w:cs="Arial"/>
                <w:sz w:val="22"/>
                <w:szCs w:val="22"/>
                <w:lang w:val="en-GB"/>
              </w:rPr>
              <w:t>(2)</w:t>
            </w:r>
          </w:p>
        </w:tc>
      </w:tr>
    </w:tbl>
    <w:p w14:paraId="30B966C6" w14:textId="77777777" w:rsidR="001D3A81" w:rsidRDefault="001D3A81">
      <w:pPr>
        <w:rPr>
          <w:rFonts w:eastAsiaTheme="minorEastAsia"/>
        </w:rPr>
      </w:pPr>
    </w:p>
    <w:p w14:paraId="32B5E250" w14:textId="58ACE622" w:rsidR="00BF54E6" w:rsidDel="00F7149B" w:rsidRDefault="00BF54E6">
      <w:pPr>
        <w:rPr>
          <w:del w:id="59" w:author="Clay Cressler" w:date="2026-05-27T16:01:00Z" w16du:dateUtc="2026-05-27T21:01:00Z"/>
          <w:rFonts w:eastAsiaTheme="minorEastAsia"/>
        </w:rPr>
      </w:pPr>
    </w:p>
    <w:p w14:paraId="73D4BCB1" w14:textId="21B79B9A" w:rsidR="00963DA9" w:rsidDel="00F7149B" w:rsidRDefault="00963DA9">
      <w:pPr>
        <w:rPr>
          <w:del w:id="60" w:author="Clay Cressler" w:date="2026-05-27T16:01:00Z" w16du:dateUtc="2026-05-27T21:01:00Z"/>
          <w:rFonts w:eastAsiaTheme="minorEastAsia"/>
          <w:iCs/>
        </w:rPr>
      </w:pPr>
    </w:p>
    <w:p w14:paraId="500F91F0" w14:textId="77777777" w:rsidR="009776BA" w:rsidRDefault="00316051">
      <w:pPr>
        <w:rPr>
          <w:ins w:id="61" w:author="Clay Cressler" w:date="2026-05-27T16:40:00Z" w16du:dateUtc="2026-05-27T21:40:00Z"/>
          <w:rFonts w:eastAsiaTheme="minorEastAsia"/>
          <w:iCs/>
        </w:rPr>
      </w:pPr>
      <w:r>
        <w:rPr>
          <w:rFonts w:eastAsiaTheme="minorEastAsia"/>
          <w:iCs/>
        </w:rPr>
        <w:t xml:space="preserve">We assume that the host population grows logistically in the absence of infection. Infected and susceptible hosts come into contact at a per-capita rate </w:t>
      </w:r>
      <m:oMath>
        <m:r>
          <w:rPr>
            <w:rFonts w:ascii="Cambria Math" w:eastAsiaTheme="minorEastAsia" w:hAnsi="Cambria Math"/>
          </w:rPr>
          <m:t>c</m:t>
        </m:r>
      </m:oMath>
      <w:r>
        <w:rPr>
          <w:rFonts w:eastAsiaTheme="minorEastAsia"/>
          <w:iCs/>
        </w:rPr>
        <w:t xml:space="preserve">, but </w:t>
      </w:r>
      <w:ins w:id="62" w:author="Clay Cressler" w:date="2026-05-27T16:16:00Z" w16du:dateUtc="2026-05-27T21:16:00Z">
        <w:r w:rsidR="004F77CB">
          <w:rPr>
            <w:rFonts w:eastAsiaTheme="minorEastAsia"/>
            <w:iCs/>
          </w:rPr>
          <w:t>the</w:t>
        </w:r>
      </w:ins>
      <w:ins w:id="63" w:author="Clay Cressler" w:date="2026-05-27T16:17:00Z" w16du:dateUtc="2026-05-27T21:17:00Z">
        <w:r w:rsidR="004F77CB">
          <w:rPr>
            <w:rFonts w:eastAsiaTheme="minorEastAsia"/>
            <w:iCs/>
          </w:rPr>
          <w:t xml:space="preserve"> probability of infection given contact, </w:t>
        </w:r>
      </w:ins>
      <m:oMath>
        <m:r>
          <w:ins w:id="64" w:author="Clay Cressler" w:date="2026-05-27T16:17:00Z" w16du:dateUtc="2026-05-27T21:17:00Z">
            <w:rPr>
              <w:rFonts w:ascii="Cambria Math" w:eastAsiaTheme="minorEastAsia" w:hAnsi="Cambria Math"/>
            </w:rPr>
            <m:t>p(P)</m:t>
          </w:ins>
        </m:r>
      </m:oMath>
      <w:ins w:id="65" w:author="Clay Cressler" w:date="2026-05-27T16:17:00Z" w16du:dateUtc="2026-05-27T21:17:00Z">
        <w:r w:rsidR="004F77CB">
          <w:rPr>
            <w:rFonts w:eastAsiaTheme="minorEastAsia"/>
            <w:iCs/>
          </w:rPr>
          <w:t xml:space="preserve"> </w:t>
        </w:r>
      </w:ins>
      <w:del w:id="66" w:author="Clay Cressler" w:date="2026-05-27T16:17:00Z" w16du:dateUtc="2026-05-27T21:17:00Z">
        <w:r w:rsidDel="004F77CB">
          <w:rPr>
            <w:rFonts w:eastAsiaTheme="minorEastAsia"/>
            <w:iCs/>
          </w:rPr>
          <w:delText xml:space="preserve">whether a contact results in infection </w:delText>
        </w:r>
      </w:del>
      <w:r>
        <w:rPr>
          <w:rFonts w:eastAsiaTheme="minorEastAsia"/>
          <w:iCs/>
        </w:rPr>
        <w:t xml:space="preserve">depends on the parasite </w:t>
      </w:r>
      <w:del w:id="67" w:author="Clay Cressler" w:date="2026-05-27T16:20:00Z" w16du:dateUtc="2026-05-27T21:20:00Z">
        <w:r w:rsidDel="004F77CB">
          <w:rPr>
            <w:rFonts w:eastAsiaTheme="minorEastAsia"/>
            <w:iCs/>
          </w:rPr>
          <w:delText xml:space="preserve">burden </w:delText>
        </w:r>
      </w:del>
      <w:ins w:id="68" w:author="Clay Cressler" w:date="2026-05-27T16:20:00Z" w16du:dateUtc="2026-05-27T21:20:00Z">
        <w:r w:rsidR="004F77CB">
          <w:rPr>
            <w:rFonts w:eastAsiaTheme="minorEastAsia"/>
            <w:iCs/>
          </w:rPr>
          <w:t xml:space="preserve">biomass </w:t>
        </w:r>
      </w:ins>
      <w:r>
        <w:rPr>
          <w:rFonts w:eastAsiaTheme="minorEastAsia"/>
          <w:iCs/>
        </w:rPr>
        <w:t>in the infected host</w:t>
      </w:r>
      <w:ins w:id="69" w:author="Clay Cressler" w:date="2026-05-27T16:20:00Z" w16du:dateUtc="2026-05-27T21:20:00Z">
        <w:r w:rsidR="004F77CB">
          <w:rPr>
            <w:rFonts w:eastAsiaTheme="minorEastAsia"/>
            <w:iCs/>
          </w:rPr>
          <w:t xml:space="preserve">, </w:t>
        </w:r>
      </w:ins>
      <m:oMath>
        <m:r>
          <w:ins w:id="70" w:author="Clay Cressler" w:date="2026-05-27T16:20:00Z" w16du:dateUtc="2026-05-27T21:20:00Z">
            <w:rPr>
              <w:rFonts w:ascii="Cambria Math" w:eastAsiaTheme="minorEastAsia" w:hAnsi="Cambria Math"/>
            </w:rPr>
            <m:t>P</m:t>
          </w:ins>
        </m:r>
      </m:oMath>
      <w:ins w:id="71" w:author="Clay Cressler" w:date="2026-05-27T16:20:00Z" w16du:dateUtc="2026-05-27T21:20:00Z">
        <w:r w:rsidR="004F77CB">
          <w:rPr>
            <w:rFonts w:eastAsiaTheme="minorEastAsia"/>
            <w:iCs/>
          </w:rPr>
          <w:t xml:space="preserve">, </w:t>
        </w:r>
      </w:ins>
      <w:ins w:id="72" w:author="Clay Cressler" w:date="2026-05-27T16:18:00Z" w16du:dateUtc="2026-05-27T21:18:00Z">
        <w:r w:rsidR="004F77CB">
          <w:rPr>
            <w:rFonts w:eastAsiaTheme="minorEastAsia"/>
            <w:iCs/>
          </w:rPr>
          <w:t>and thus on the within-host interaction</w:t>
        </w:r>
      </w:ins>
      <w:r>
        <w:rPr>
          <w:rFonts w:eastAsiaTheme="minorEastAsia"/>
          <w:iCs/>
        </w:rPr>
        <w:t xml:space="preserve">. </w:t>
      </w:r>
      <w:r w:rsidR="00301422">
        <w:rPr>
          <w:rFonts w:eastAsiaTheme="minorEastAsia"/>
          <w:iCs/>
        </w:rPr>
        <w:t>In particular, in the IBM implementation of this model</w:t>
      </w:r>
      <w:commentRangeStart w:id="73"/>
      <w:r w:rsidR="00301422">
        <w:rPr>
          <w:rFonts w:eastAsiaTheme="minorEastAsia"/>
          <w:iCs/>
        </w:rPr>
        <w:t xml:space="preserve">, </w:t>
      </w:r>
      <w:r w:rsidR="000C0FAF">
        <w:rPr>
          <w:rFonts w:eastAsiaTheme="minorEastAsia"/>
          <w:iCs/>
        </w:rPr>
        <w:t xml:space="preserve">the </w:t>
      </w:r>
      <w:ins w:id="74" w:author="Clay Cressler" w:date="2026-05-27T16:19:00Z" w16du:dateUtc="2026-05-27T21:19:00Z">
        <w:r w:rsidR="004F77CB">
          <w:rPr>
            <w:rFonts w:eastAsiaTheme="minorEastAsia"/>
            <w:iCs/>
          </w:rPr>
          <w:t xml:space="preserve">initial parasite biomass </w:t>
        </w:r>
      </w:ins>
      <w:ins w:id="75" w:author="Clay Cressler" w:date="2026-05-27T16:22:00Z" w16du:dateUtc="2026-05-27T21:22:00Z">
        <w:r w:rsidR="004F77CB">
          <w:rPr>
            <w:rFonts w:eastAsiaTheme="minorEastAsia"/>
            <w:iCs/>
          </w:rPr>
          <w:t xml:space="preserve">in the new host </w:t>
        </w:r>
      </w:ins>
      <w:del w:id="76" w:author="Clay Cressler" w:date="2026-05-27T16:19:00Z" w16du:dateUtc="2026-05-27T21:19:00Z">
        <w:r w:rsidR="000C0FAF" w:rsidDel="004F77CB">
          <w:rPr>
            <w:rFonts w:eastAsiaTheme="minorEastAsia"/>
            <w:iCs/>
          </w:rPr>
          <w:delText xml:space="preserve">infectious dose </w:delText>
        </w:r>
      </w:del>
      <w:commentRangeEnd w:id="73"/>
      <w:r w:rsidR="00B8291C">
        <w:rPr>
          <w:rStyle w:val="CommentReference"/>
          <w:rFonts w:eastAsiaTheme="minorEastAsia"/>
          <w:iCs/>
          <w:sz w:val="24"/>
          <w:szCs w:val="24"/>
        </w:rPr>
        <w:commentReference w:id="73"/>
      </w:r>
      <w:r w:rsidR="000C0FAF">
        <w:rPr>
          <w:rFonts w:eastAsiaTheme="minorEastAsia"/>
          <w:iCs/>
        </w:rPr>
        <w:t>is drawn from a Poisson distribution</w:t>
      </w:r>
      <w:ins w:id="77" w:author="Clay Cressler" w:date="2026-05-27T16:20:00Z" w16du:dateUtc="2026-05-27T21:20:00Z">
        <w:r w:rsidR="004F77CB">
          <w:rPr>
            <w:rFonts w:eastAsiaTheme="minorEastAsia"/>
            <w:iCs/>
          </w:rPr>
          <w:t xml:space="preserve">. For simplicity, we assume that </w:t>
        </w:r>
      </w:ins>
      <w:del w:id="78" w:author="Clay Cressler" w:date="2026-05-27T16:20:00Z" w16du:dateUtc="2026-05-27T21:20:00Z">
        <w:r w:rsidR="000C0FAF" w:rsidDel="004F77CB">
          <w:rPr>
            <w:rFonts w:eastAsiaTheme="minorEastAsia"/>
            <w:iCs/>
          </w:rPr>
          <w:delText xml:space="preserve"> </w:delText>
        </w:r>
        <w:r w:rsidR="000C0FAF" w:rsidDel="004F77CB">
          <w:rPr>
            <w:rFonts w:eastAsiaTheme="minorEastAsia"/>
            <w:iCs/>
          </w:rPr>
          <w:lastRenderedPageBreak/>
          <w:delText xml:space="preserve">with </w:delText>
        </w:r>
      </w:del>
      <w:ins w:id="79" w:author="Clay Cressler" w:date="2026-05-27T16:20:00Z" w16du:dateUtc="2026-05-27T21:20:00Z">
        <w:r w:rsidR="004F77CB">
          <w:rPr>
            <w:rFonts w:eastAsiaTheme="minorEastAsia"/>
            <w:iCs/>
          </w:rPr>
          <w:t xml:space="preserve">the </w:t>
        </w:r>
      </w:ins>
      <w:r w:rsidR="000C0FAF">
        <w:rPr>
          <w:rFonts w:eastAsiaTheme="minorEastAsia"/>
          <w:iCs/>
        </w:rPr>
        <w:t>mean and variance</w:t>
      </w:r>
      <w:ins w:id="80" w:author="Clay Cressler" w:date="2026-05-27T16:20:00Z" w16du:dateUtc="2026-05-27T21:20:00Z">
        <w:r w:rsidR="004F77CB">
          <w:rPr>
            <w:rFonts w:eastAsiaTheme="minorEastAsia"/>
            <w:iCs/>
          </w:rPr>
          <w:t xml:space="preserve"> of this distribution are</w:t>
        </w:r>
      </w:ins>
      <w:r w:rsidR="000C0FAF">
        <w:rPr>
          <w:rFonts w:eastAsiaTheme="minorEastAsia"/>
          <w:iCs/>
        </w:rPr>
        <w:t xml:space="preserve"> </w:t>
      </w:r>
      <w:commentRangeStart w:id="81"/>
      <w:commentRangeStart w:id="82"/>
      <w:r w:rsidR="000C0FAF">
        <w:rPr>
          <w:rFonts w:eastAsiaTheme="minorEastAsia"/>
          <w:iCs/>
        </w:rPr>
        <w:t xml:space="preserve">set to one-tenth of the infected host’s parasite </w:t>
      </w:r>
      <w:del w:id="83" w:author="Clay Cressler" w:date="2026-05-27T16:20:00Z" w16du:dateUtc="2026-05-27T21:20:00Z">
        <w:r w:rsidR="000C0FAF" w:rsidDel="004F77CB">
          <w:rPr>
            <w:rFonts w:eastAsiaTheme="minorEastAsia"/>
            <w:iCs/>
          </w:rPr>
          <w:delText xml:space="preserve">burden </w:delText>
        </w:r>
      </w:del>
      <w:ins w:id="84" w:author="Clay Cressler" w:date="2026-05-27T16:20:00Z" w16du:dateUtc="2026-05-27T21:20:00Z">
        <w:r w:rsidR="004F77CB">
          <w:rPr>
            <w:rFonts w:eastAsiaTheme="minorEastAsia"/>
            <w:iCs/>
          </w:rPr>
          <w:t xml:space="preserve">biomass </w:t>
        </w:r>
      </w:ins>
      <w:r w:rsidR="000C0FAF">
        <w:rPr>
          <w:rFonts w:eastAsiaTheme="minorEastAsia"/>
          <w:iCs/>
        </w:rPr>
        <w:t>at the time of infection</w:t>
      </w:r>
      <w:commentRangeEnd w:id="81"/>
      <w:r w:rsidR="00664649">
        <w:rPr>
          <w:rStyle w:val="CommentReference"/>
          <w:rFonts w:eastAsiaTheme="minorEastAsia"/>
          <w:iCs/>
          <w:sz w:val="24"/>
          <w:szCs w:val="24"/>
        </w:rPr>
        <w:commentReference w:id="81"/>
      </w:r>
      <w:commentRangeEnd w:id="82"/>
      <w:r w:rsidR="00ED5F61">
        <w:rPr>
          <w:rStyle w:val="CommentReference"/>
          <w:rFonts w:eastAsiaTheme="minorEastAsia"/>
          <w:iCs/>
          <w:sz w:val="24"/>
          <w:szCs w:val="24"/>
        </w:rPr>
        <w:commentReference w:id="82"/>
      </w:r>
      <w:r w:rsidR="000C0FAF">
        <w:rPr>
          <w:rFonts w:eastAsiaTheme="minorEastAsia"/>
          <w:iCs/>
        </w:rPr>
        <w:t xml:space="preserve">. If the drawn dose is equal to zero, then transmission fails. The </w:t>
      </w:r>
      <w:commentRangeStart w:id="85"/>
      <w:r w:rsidR="000C0FAF">
        <w:rPr>
          <w:rFonts w:eastAsiaTheme="minorEastAsia"/>
          <w:iCs/>
        </w:rPr>
        <w:t>infection-induced mortality rate</w:t>
      </w:r>
      <w:ins w:id="86" w:author="Clay Cressler" w:date="2026-05-27T16:23:00Z" w16du:dateUtc="2026-05-27T21:23:00Z">
        <w:r w:rsidR="004F77CB">
          <w:rPr>
            <w:rFonts w:eastAsiaTheme="minorEastAsia"/>
            <w:iCs/>
          </w:rPr>
          <w:t xml:space="preserve">, </w:t>
        </w:r>
      </w:ins>
      <m:oMath>
        <m:r>
          <w:ins w:id="87" w:author="Clay Cressler" w:date="2026-05-27T16:23:00Z" w16du:dateUtc="2026-05-27T21:23:00Z">
            <w:rPr>
              <w:rFonts w:ascii="Cambria Math" w:eastAsiaTheme="minorEastAsia" w:hAnsi="Cambria Math"/>
            </w:rPr>
            <m:t>μ(v,P)</m:t>
          </w:ins>
        </m:r>
      </m:oMath>
      <w:ins w:id="88" w:author="Clay Cressler" w:date="2026-05-27T16:23:00Z" w16du:dateUtc="2026-05-27T21:23:00Z">
        <w:r w:rsidR="004F77CB">
          <w:rPr>
            <w:rFonts w:eastAsiaTheme="minorEastAsia"/>
            <w:iCs/>
          </w:rPr>
          <w:t xml:space="preserve">, varies among infected hosts; </w:t>
        </w:r>
      </w:ins>
      <w:del w:id="89" w:author="Clay Cressler" w:date="2026-05-27T16:23:00Z" w16du:dateUtc="2026-05-27T21:23:00Z">
        <w:r w:rsidR="000C0FAF" w:rsidDel="004F77CB">
          <w:rPr>
            <w:rFonts w:eastAsiaTheme="minorEastAsia"/>
            <w:iCs/>
          </w:rPr>
          <w:delText xml:space="preserve"> </w:delText>
        </w:r>
        <w:commentRangeEnd w:id="85"/>
        <w:r w:rsidR="00B8291C" w:rsidDel="004F77CB">
          <w:rPr>
            <w:rStyle w:val="CommentReference"/>
            <w:rFonts w:eastAsiaTheme="minorEastAsia"/>
            <w:iCs/>
            <w:sz w:val="24"/>
            <w:szCs w:val="24"/>
          </w:rPr>
          <w:commentReference w:id="85"/>
        </w:r>
        <w:r w:rsidR="000C0FAF" w:rsidDel="004F77CB">
          <w:rPr>
            <w:rFonts w:eastAsiaTheme="minorEastAsia"/>
            <w:iCs/>
          </w:rPr>
          <w:delText>experienced by</w:delText>
        </w:r>
      </w:del>
      <w:ins w:id="90" w:author="Clay Cressler" w:date="2026-05-27T16:23:00Z" w16du:dateUtc="2026-05-27T21:23:00Z">
        <w:r w:rsidR="004F77CB">
          <w:rPr>
            <w:rFonts w:eastAsiaTheme="minorEastAsia"/>
            <w:iCs/>
          </w:rPr>
          <w:t>for</w:t>
        </w:r>
      </w:ins>
      <w:r w:rsidR="000C0FAF">
        <w:rPr>
          <w:rFonts w:eastAsiaTheme="minorEastAsia"/>
          <w:iCs/>
        </w:rPr>
        <w:t xml:space="preserve"> infected individual </w:t>
      </w:r>
      <m:oMath>
        <m:r>
          <w:rPr>
            <w:rFonts w:ascii="Cambria Math" w:eastAsiaTheme="minorEastAsia" w:hAnsi="Cambria Math"/>
          </w:rPr>
          <m:t>i</m:t>
        </m:r>
      </m:oMath>
      <w:r w:rsidR="000C0FAF">
        <w:rPr>
          <w:rFonts w:eastAsiaTheme="minorEastAsia"/>
          <w:iCs/>
        </w:rPr>
        <w:t xml:space="preserve"> </w:t>
      </w:r>
      <w:ins w:id="91" w:author="Clay Cressler" w:date="2026-05-27T16:23:00Z" w16du:dateUtc="2026-05-27T21:23:00Z">
        <w:r w:rsidR="004F77CB">
          <w:rPr>
            <w:rFonts w:eastAsiaTheme="minorEastAsia"/>
            <w:iCs/>
          </w:rPr>
          <w:t xml:space="preserve">this </w:t>
        </w:r>
      </w:ins>
      <w:r w:rsidR="000C0FAF">
        <w:rPr>
          <w:rFonts w:eastAsiaTheme="minorEastAsia"/>
          <w:iCs/>
        </w:rPr>
        <w:t xml:space="preserve">is equal to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sidR="000C0FAF">
        <w:rPr>
          <w:rFonts w:eastAsiaTheme="minorEastAsia"/>
          <w:iCs/>
        </w:rPr>
        <w:t xml:space="preserve">, 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oMath>
      <w:r w:rsidR="000C0FAF">
        <w:rPr>
          <w:rFonts w:eastAsiaTheme="minorEastAsia"/>
          <w:iCs/>
        </w:rPr>
        <w:t xml:space="preserve"> is the per-parasite virulence of that individual’s infection and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sidR="000C0FAF">
        <w:rPr>
          <w:rFonts w:eastAsiaTheme="minorEastAsia"/>
          <w:iCs/>
        </w:rPr>
        <w:t xml:space="preserve"> is its burden at </w:t>
      </w:r>
      <w:commentRangeStart w:id="92"/>
      <w:r w:rsidR="000C0FAF">
        <w:rPr>
          <w:rFonts w:eastAsiaTheme="minorEastAsia"/>
          <w:iCs/>
        </w:rPr>
        <w:t xml:space="preserve">time </w:t>
      </w:r>
      <m:oMath>
        <m:r>
          <w:rPr>
            <w:rFonts w:ascii="Cambria Math" w:eastAsiaTheme="minorEastAsia" w:hAnsi="Cambria Math"/>
          </w:rPr>
          <m:t>t</m:t>
        </m:r>
      </m:oMath>
      <w:r w:rsidR="000C0FAF">
        <w:rPr>
          <w:rFonts w:eastAsiaTheme="minorEastAsia"/>
          <w:iCs/>
        </w:rPr>
        <w:t xml:space="preserve">. </w:t>
      </w:r>
      <w:commentRangeEnd w:id="92"/>
      <w:r w:rsidR="00415744">
        <w:rPr>
          <w:rStyle w:val="CommentReference"/>
          <w:rFonts w:eastAsiaTheme="minorEastAsia"/>
          <w:iCs/>
          <w:sz w:val="24"/>
          <w:szCs w:val="24"/>
        </w:rPr>
        <w:commentReference w:id="92"/>
      </w:r>
      <w:r w:rsidR="000C0FAF">
        <w:rPr>
          <w:rFonts w:eastAsiaTheme="minorEastAsia"/>
          <w:iCs/>
        </w:rPr>
        <w:t xml:space="preserve">Finally, the </w:t>
      </w:r>
      <w:commentRangeStart w:id="93"/>
      <w:commentRangeStart w:id="94"/>
      <w:del w:id="95" w:author="Clay Cressler" w:date="2026-05-27T16:24:00Z" w16du:dateUtc="2026-05-27T21:24:00Z">
        <w:r w:rsidR="000C0FAF" w:rsidDel="004F77CB">
          <w:rPr>
            <w:rFonts w:eastAsiaTheme="minorEastAsia"/>
            <w:iCs/>
          </w:rPr>
          <w:delText xml:space="preserve">parasite </w:delText>
        </w:r>
      </w:del>
      <w:ins w:id="96" w:author="Clay Cressler" w:date="2026-05-27T16:24:00Z" w16du:dateUtc="2026-05-27T21:24:00Z">
        <w:r w:rsidR="004F77CB">
          <w:rPr>
            <w:rFonts w:eastAsiaTheme="minorEastAsia"/>
            <w:iCs/>
          </w:rPr>
          <w:t xml:space="preserve">recovery rate from infection, </w:t>
        </w:r>
      </w:ins>
      <m:oMath>
        <m:r>
          <w:ins w:id="97" w:author="Clay Cressler" w:date="2026-05-27T16:24:00Z" w16du:dateUtc="2026-05-27T21:24:00Z">
            <w:rPr>
              <w:rFonts w:ascii="Cambria Math" w:eastAsiaTheme="minorEastAsia" w:hAnsi="Cambria Math"/>
            </w:rPr>
            <m:t>γ(P)</m:t>
          </w:ins>
        </m:r>
      </m:oMath>
      <w:ins w:id="98" w:author="Clay Cressler" w:date="2026-05-27T16:24:00Z" w16du:dateUtc="2026-05-27T21:24:00Z">
        <w:r w:rsidR="004F77CB">
          <w:rPr>
            <w:rFonts w:eastAsiaTheme="minorEastAsia"/>
            <w:iCs/>
          </w:rPr>
          <w:t>, also varies among infected individuals</w:t>
        </w:r>
      </w:ins>
      <w:ins w:id="99" w:author="Clay Cressler" w:date="2026-05-27T16:25:00Z" w16du:dateUtc="2026-05-27T21:25:00Z">
        <w:r w:rsidR="004F77CB">
          <w:rPr>
            <w:rFonts w:eastAsiaTheme="minorEastAsia"/>
            <w:iCs/>
          </w:rPr>
          <w:t>. An individual will</w:t>
        </w:r>
      </w:ins>
      <w:ins w:id="100" w:author="Clay Cressler" w:date="2026-05-27T16:24:00Z" w16du:dateUtc="2026-05-27T21:24:00Z">
        <w:r w:rsidR="004F77CB">
          <w:rPr>
            <w:rFonts w:eastAsiaTheme="minorEastAsia"/>
            <w:iCs/>
          </w:rPr>
          <w:t xml:space="preserve"> </w:t>
        </w:r>
      </w:ins>
      <w:r w:rsidR="000C0FAF">
        <w:rPr>
          <w:rFonts w:eastAsiaTheme="minorEastAsia"/>
          <w:iCs/>
        </w:rPr>
        <w:t>recover</w:t>
      </w:r>
      <w:del w:id="101" w:author="Clay Cressler" w:date="2026-05-27T16:25:00Z" w16du:dateUtc="2026-05-27T21:25:00Z">
        <w:r w:rsidR="000C0FAF" w:rsidDel="004F77CB">
          <w:rPr>
            <w:rFonts w:eastAsiaTheme="minorEastAsia"/>
            <w:iCs/>
          </w:rPr>
          <w:delText>s</w:delText>
        </w:r>
      </w:del>
      <w:r w:rsidR="000C0FAF">
        <w:rPr>
          <w:rFonts w:eastAsiaTheme="minorEastAsia"/>
          <w:iCs/>
        </w:rPr>
        <w:t xml:space="preserve"> </w:t>
      </w:r>
      <w:commentRangeEnd w:id="93"/>
      <w:r w:rsidR="00B8291C">
        <w:rPr>
          <w:rStyle w:val="CommentReference"/>
          <w:rFonts w:eastAsiaTheme="minorEastAsia"/>
          <w:iCs/>
          <w:sz w:val="24"/>
          <w:szCs w:val="24"/>
        </w:rPr>
        <w:commentReference w:id="93"/>
      </w:r>
      <w:commentRangeEnd w:id="94"/>
      <w:r w:rsidR="007B6EEB">
        <w:rPr>
          <w:rStyle w:val="CommentReference"/>
          <w:rFonts w:eastAsiaTheme="minorEastAsia"/>
          <w:iCs/>
          <w:sz w:val="24"/>
          <w:szCs w:val="24"/>
        </w:rPr>
        <w:commentReference w:id="94"/>
      </w:r>
      <w:r w:rsidR="000C0FAF">
        <w:rPr>
          <w:rFonts w:eastAsiaTheme="minorEastAsia"/>
          <w:iCs/>
        </w:rPr>
        <w:t xml:space="preserve">from infection if parasite burden ever drops to zero, which depends on the within-host interaction between parasite growth and the immune response. </w:t>
      </w:r>
    </w:p>
    <w:p w14:paraId="13E4FC63" w14:textId="77777777" w:rsidR="009776BA" w:rsidRDefault="009776BA">
      <w:pPr>
        <w:rPr>
          <w:ins w:id="102" w:author="Clay Cressler" w:date="2026-05-27T16:40:00Z" w16du:dateUtc="2026-05-27T21:40:00Z"/>
          <w:rFonts w:eastAsiaTheme="minorEastAsia"/>
          <w:iCs/>
        </w:rPr>
      </w:pPr>
    </w:p>
    <w:p w14:paraId="32AB88D1" w14:textId="2EA0AAB3" w:rsidR="00316051" w:rsidDel="009776BA" w:rsidRDefault="004F77CB">
      <w:pPr>
        <w:rPr>
          <w:del w:id="103" w:author="Clay Cressler" w:date="2026-05-27T16:39:00Z" w16du:dateUtc="2026-05-27T21:39:00Z"/>
          <w:rFonts w:eastAsiaTheme="minorEastAsia"/>
          <w:iCs/>
        </w:rPr>
      </w:pPr>
      <w:commentRangeStart w:id="104"/>
      <w:ins w:id="105" w:author="Clay Cressler" w:date="2026-05-27T16:25:00Z" w16du:dateUtc="2026-05-27T21:25:00Z">
        <w:r>
          <w:rPr>
            <w:rFonts w:eastAsiaTheme="minorEastAsia"/>
            <w:iCs/>
          </w:rPr>
          <w:t>Note</w:t>
        </w:r>
      </w:ins>
      <w:commentRangeEnd w:id="104"/>
      <w:ins w:id="106" w:author="Clay Cressler" w:date="2026-05-27T17:06:00Z" w16du:dateUtc="2026-05-27T22:06:00Z">
        <w:r w:rsidR="00AF1E1B">
          <w:rPr>
            <w:rStyle w:val="CommentReference"/>
            <w:rFonts w:eastAsiaTheme="minorEastAsia"/>
            <w:iCs/>
            <w:sz w:val="24"/>
            <w:szCs w:val="24"/>
          </w:rPr>
          <w:commentReference w:id="104"/>
        </w:r>
      </w:ins>
      <w:ins w:id="107" w:author="Clay Cressler" w:date="2026-05-27T16:25:00Z" w16du:dateUtc="2026-05-27T21:25:00Z">
        <w:r>
          <w:rPr>
            <w:rFonts w:eastAsiaTheme="minorEastAsia"/>
            <w:iCs/>
          </w:rPr>
          <w:t xml:space="preserve"> that </w:t>
        </w:r>
      </w:ins>
      <m:oMath>
        <m:r>
          <w:ins w:id="108" w:author="Clay Cressler" w:date="2026-05-27T16:27:00Z" w16du:dateUtc="2026-05-27T21:27:00Z">
            <w:rPr>
              <w:rFonts w:ascii="Cambria Math" w:eastAsiaTheme="minorEastAsia" w:hAnsi="Cambria Math"/>
            </w:rPr>
            <m:t>p(P)</m:t>
          </w:ins>
        </m:r>
      </m:oMath>
      <w:ins w:id="109" w:author="Clay Cressler" w:date="2026-05-27T16:27:00Z" w16du:dateUtc="2026-05-27T21:27:00Z">
        <w:r w:rsidR="006926A9">
          <w:rPr>
            <w:rFonts w:eastAsiaTheme="minorEastAsia"/>
            <w:iCs/>
          </w:rPr>
          <w:t xml:space="preserve">, </w:t>
        </w:r>
      </w:ins>
      <m:oMath>
        <m:r>
          <w:ins w:id="110" w:author="Clay Cressler" w:date="2026-05-27T16:27:00Z" w16du:dateUtc="2026-05-27T21:27:00Z">
            <w:rPr>
              <w:rFonts w:ascii="Cambria Math" w:eastAsiaTheme="minorEastAsia" w:hAnsi="Cambria Math"/>
            </w:rPr>
            <m:t>γ(P)</m:t>
          </w:ins>
        </m:r>
      </m:oMath>
      <w:ins w:id="111" w:author="Clay Cressler" w:date="2026-05-27T16:27:00Z" w16du:dateUtc="2026-05-27T21:27:00Z">
        <w:r w:rsidR="006926A9">
          <w:rPr>
            <w:rFonts w:eastAsiaTheme="minorEastAsia"/>
            <w:iCs/>
          </w:rPr>
          <w:t xml:space="preserve">, and </w:t>
        </w:r>
      </w:ins>
      <m:oMath>
        <m:r>
          <w:ins w:id="112" w:author="Clay Cressler" w:date="2026-05-27T16:27:00Z" w16du:dateUtc="2026-05-27T21:27:00Z">
            <w:rPr>
              <w:rFonts w:ascii="Cambria Math" w:eastAsiaTheme="minorEastAsia" w:hAnsi="Cambria Math"/>
            </w:rPr>
            <m:t>μ(v,P)</m:t>
          </w:ins>
        </m:r>
      </m:oMath>
      <w:ins w:id="113" w:author="Clay Cressler" w:date="2026-05-27T16:27:00Z" w16du:dateUtc="2026-05-27T21:27:00Z">
        <w:r w:rsidR="006926A9">
          <w:rPr>
            <w:rFonts w:eastAsiaTheme="minorEastAsia"/>
            <w:iCs/>
          </w:rPr>
          <w:t xml:space="preserve"> are n</w:t>
        </w:r>
      </w:ins>
      <w:ins w:id="114" w:author="Clay Cressler" w:date="2026-05-27T16:28:00Z" w16du:dateUtc="2026-05-27T21:28:00Z">
        <w:r w:rsidR="006926A9">
          <w:rPr>
            <w:rFonts w:eastAsiaTheme="minorEastAsia"/>
            <w:iCs/>
          </w:rPr>
          <w:t xml:space="preserve">ot actually defined at the population level (that is, we cannot write down a function for, e.g., </w:t>
        </w:r>
      </w:ins>
      <m:oMath>
        <m:r>
          <w:ins w:id="115" w:author="Clay Cressler" w:date="2026-05-27T16:28:00Z" w16du:dateUtc="2026-05-27T21:28:00Z">
            <w:rPr>
              <w:rFonts w:ascii="Cambria Math" w:eastAsiaTheme="minorEastAsia" w:hAnsi="Cambria Math"/>
            </w:rPr>
            <m:t>p(P)</m:t>
          </w:ins>
        </m:r>
      </m:oMath>
      <w:ins w:id="116" w:author="Clay Cressler" w:date="2026-05-27T16:28:00Z" w16du:dateUtc="2026-05-27T21:28:00Z">
        <w:r w:rsidR="006926A9">
          <w:rPr>
            <w:rFonts w:eastAsiaTheme="minorEastAsia"/>
            <w:iCs/>
          </w:rPr>
          <w:t xml:space="preserve"> because parasite biomass varies </w:t>
        </w:r>
      </w:ins>
      <w:ins w:id="117" w:author="Clay Cressler" w:date="2026-05-27T16:29:00Z" w16du:dateUtc="2026-05-27T21:29:00Z">
        <w:r w:rsidR="006926A9">
          <w:rPr>
            <w:rFonts w:eastAsiaTheme="minorEastAsia"/>
            <w:iCs/>
          </w:rPr>
          <w:t xml:space="preserve">across infected individuals). Rather, </w:t>
        </w:r>
      </w:ins>
      <w:ins w:id="118" w:author="Clay Cressler" w:date="2026-05-27T16:32:00Z" w16du:dateUtc="2026-05-27T21:32:00Z">
        <w:r w:rsidR="006926A9">
          <w:rPr>
            <w:rFonts w:eastAsiaTheme="minorEastAsia"/>
            <w:iCs/>
          </w:rPr>
          <w:t xml:space="preserve">at each step in our Gillespie algorithm, </w:t>
        </w:r>
      </w:ins>
      <w:ins w:id="119" w:author="Clay Cressler" w:date="2026-05-27T16:29:00Z" w16du:dateUtc="2026-05-27T21:29:00Z">
        <w:r w:rsidR="006926A9">
          <w:rPr>
            <w:rFonts w:eastAsiaTheme="minorEastAsia"/>
            <w:iCs/>
          </w:rPr>
          <w:t xml:space="preserve">we compute the rates of each process in the within-host model </w:t>
        </w:r>
      </w:ins>
      <w:ins w:id="120" w:author="Clay Cressler" w:date="2026-05-27T16:31:00Z" w16du:dateUtc="2026-05-27T21:31:00Z">
        <w:r w:rsidR="006926A9">
          <w:rPr>
            <w:rFonts w:eastAsiaTheme="minorEastAsia"/>
            <w:iCs/>
          </w:rPr>
          <w:t>(</w:t>
        </w:r>
      </w:ins>
      <w:ins w:id="121" w:author="Clay Cressler" w:date="2026-05-27T16:32:00Z" w16du:dateUtc="2026-05-27T21:32:00Z">
        <w:r w:rsidR="006926A9">
          <w:rPr>
            <w:rFonts w:eastAsiaTheme="minorEastAsia"/>
            <w:iCs/>
          </w:rPr>
          <w:t xml:space="preserve">denoted by the underbraces in Eq. 1) </w:t>
        </w:r>
      </w:ins>
      <w:ins w:id="122" w:author="Clay Cressler" w:date="2026-05-27T16:30:00Z" w16du:dateUtc="2026-05-27T21:30:00Z">
        <w:r w:rsidR="006926A9">
          <w:rPr>
            <w:rFonts w:eastAsiaTheme="minorEastAsia"/>
            <w:iCs/>
          </w:rPr>
          <w:t>for every infected individual</w:t>
        </w:r>
      </w:ins>
      <w:ins w:id="123" w:author="Clay Cressler" w:date="2026-05-27T16:32:00Z" w16du:dateUtc="2026-05-27T21:32:00Z">
        <w:r w:rsidR="006926A9">
          <w:rPr>
            <w:rFonts w:eastAsiaTheme="minorEastAsia"/>
            <w:iCs/>
          </w:rPr>
          <w:t xml:space="preserve"> based on its cu</w:t>
        </w:r>
      </w:ins>
      <w:ins w:id="124" w:author="Clay Cressler" w:date="2026-05-27T16:35:00Z" w16du:dateUtc="2026-05-27T21:35:00Z">
        <w:r w:rsidR="006926A9">
          <w:rPr>
            <w:rFonts w:eastAsiaTheme="minorEastAsia"/>
            <w:iCs/>
          </w:rPr>
          <w:t>rrent within-host state</w:t>
        </w:r>
      </w:ins>
      <w:ins w:id="125" w:author="Clay Cressler" w:date="2026-05-27T16:32:00Z" w16du:dateUtc="2026-05-27T21:32:00Z">
        <w:r w:rsidR="006926A9">
          <w:rPr>
            <w:rFonts w:eastAsiaTheme="minorEastAsia"/>
            <w:iCs/>
          </w:rPr>
          <w:t xml:space="preserve">; we compute the parasite-induced </w:t>
        </w:r>
      </w:ins>
      <w:ins w:id="126" w:author="Clay Cressler" w:date="2026-05-27T16:33:00Z" w16du:dateUtc="2026-05-27T21:33:00Z">
        <w:r w:rsidR="006926A9">
          <w:rPr>
            <w:rFonts w:eastAsiaTheme="minorEastAsia"/>
            <w:iCs/>
          </w:rPr>
          <w:t>mortality rate</w:t>
        </w:r>
      </w:ins>
      <w:ins w:id="127" w:author="Clay Cressler" w:date="2026-05-27T16:32:00Z" w16du:dateUtc="2026-05-27T21:32:00Z">
        <w:r w:rsidR="006926A9">
          <w:rPr>
            <w:rFonts w:eastAsiaTheme="minorEastAsia"/>
            <w:iCs/>
          </w:rPr>
          <w:t xml:space="preserve"> for every infected individual based on its current parasite biomass; </w:t>
        </w:r>
      </w:ins>
      <w:ins w:id="128" w:author="Clay Cressler" w:date="2026-05-27T16:33:00Z" w16du:dateUtc="2026-05-27T21:33:00Z">
        <w:r w:rsidR="006926A9">
          <w:rPr>
            <w:rFonts w:eastAsiaTheme="minorEastAsia"/>
            <w:iCs/>
          </w:rPr>
          <w:t>we compute the population-level host birth rate; and we compute a population-level contact rate</w:t>
        </w:r>
      </w:ins>
      <w:ins w:id="129" w:author="Clay Cressler" w:date="2026-05-27T16:34:00Z" w16du:dateUtc="2026-05-27T21:34:00Z">
        <w:r w:rsidR="006926A9">
          <w:rPr>
            <w:rFonts w:eastAsiaTheme="minorEastAsia"/>
            <w:iCs/>
          </w:rPr>
          <w:t xml:space="preserve">. </w:t>
        </w:r>
      </w:ins>
      <w:ins w:id="130" w:author="Clay Cressler" w:date="2026-05-27T16:35:00Z" w16du:dateUtc="2026-05-27T21:35:00Z">
        <w:r w:rsidR="006926A9">
          <w:rPr>
            <w:rFonts w:eastAsiaTheme="minorEastAsia"/>
            <w:iCs/>
          </w:rPr>
          <w:t>The Gille</w:t>
        </w:r>
      </w:ins>
      <w:ins w:id="131" w:author="Clay Cressler" w:date="2026-05-27T16:36:00Z" w16du:dateUtc="2026-05-27T21:36:00Z">
        <w:r w:rsidR="006926A9">
          <w:rPr>
            <w:rFonts w:eastAsiaTheme="minorEastAsia"/>
            <w:iCs/>
          </w:rPr>
          <w:t>spie algorithm</w:t>
        </w:r>
      </w:ins>
      <w:ins w:id="132" w:author="Clay Cressler" w:date="2026-05-27T16:34:00Z" w16du:dateUtc="2026-05-27T21:34:00Z">
        <w:r w:rsidR="006926A9">
          <w:rPr>
            <w:rFonts w:eastAsiaTheme="minorEastAsia"/>
            <w:iCs/>
          </w:rPr>
          <w:t xml:space="preserve"> then</w:t>
        </w:r>
      </w:ins>
      <w:ins w:id="133" w:author="Clay Cressler" w:date="2026-05-27T16:36:00Z" w16du:dateUtc="2026-05-27T21:36:00Z">
        <w:r w:rsidR="006926A9">
          <w:rPr>
            <w:rFonts w:eastAsiaTheme="minorEastAsia"/>
            <w:iCs/>
          </w:rPr>
          <w:t xml:space="preserve"> </w:t>
        </w:r>
      </w:ins>
      <w:ins w:id="134" w:author="Clay Cressler" w:date="2026-05-27T16:37:00Z" w16du:dateUtc="2026-05-27T21:37:00Z">
        <w:r w:rsidR="009776BA">
          <w:rPr>
            <w:rFonts w:eastAsiaTheme="minorEastAsia"/>
            <w:iCs/>
          </w:rPr>
          <w:t>updates the time based on the total rate of all possible process</w:t>
        </w:r>
      </w:ins>
      <w:ins w:id="135" w:author="Clay Cressler" w:date="2026-05-27T16:38:00Z" w16du:dateUtc="2026-05-27T21:38:00Z">
        <w:r w:rsidR="009776BA">
          <w:rPr>
            <w:rFonts w:eastAsiaTheme="minorEastAsia"/>
            <w:iCs/>
          </w:rPr>
          <w:t xml:space="preserve">es and </w:t>
        </w:r>
      </w:ins>
      <w:ins w:id="136" w:author="Clay Cressler" w:date="2026-05-27T16:34:00Z" w16du:dateUtc="2026-05-27T21:34:00Z">
        <w:r w:rsidR="006926A9">
          <w:rPr>
            <w:rFonts w:eastAsiaTheme="minorEastAsia"/>
            <w:iCs/>
          </w:rPr>
          <w:t>stochastically choose</w:t>
        </w:r>
      </w:ins>
      <w:ins w:id="137" w:author="Clay Cressler" w:date="2026-05-27T16:36:00Z" w16du:dateUtc="2026-05-27T21:36:00Z">
        <w:r w:rsidR="006926A9">
          <w:rPr>
            <w:rFonts w:eastAsiaTheme="minorEastAsia"/>
            <w:iCs/>
          </w:rPr>
          <w:t>s</w:t>
        </w:r>
      </w:ins>
      <w:ins w:id="138" w:author="Clay Cressler" w:date="2026-05-27T16:34:00Z" w16du:dateUtc="2026-05-27T21:34:00Z">
        <w:r w:rsidR="006926A9">
          <w:rPr>
            <w:rFonts w:eastAsiaTheme="minorEastAsia"/>
            <w:iCs/>
          </w:rPr>
          <w:t xml:space="preserve"> which </w:t>
        </w:r>
      </w:ins>
      <w:ins w:id="139" w:author="Clay Cressler" w:date="2026-05-27T16:38:00Z" w16du:dateUtc="2026-05-27T21:38:00Z">
        <w:r w:rsidR="009776BA">
          <w:rPr>
            <w:rFonts w:eastAsiaTheme="minorEastAsia"/>
            <w:iCs/>
          </w:rPr>
          <w:t>process</w:t>
        </w:r>
      </w:ins>
      <w:ins w:id="140" w:author="Clay Cressler" w:date="2026-05-27T16:34:00Z" w16du:dateUtc="2026-05-27T21:34:00Z">
        <w:r w:rsidR="006926A9">
          <w:rPr>
            <w:rFonts w:eastAsiaTheme="minorEastAsia"/>
            <w:iCs/>
          </w:rPr>
          <w:t xml:space="preserve"> </w:t>
        </w:r>
      </w:ins>
      <w:ins w:id="141" w:author="Clay Cressler" w:date="2026-05-27T16:35:00Z" w16du:dateUtc="2026-05-27T21:35:00Z">
        <w:r w:rsidR="006926A9">
          <w:rPr>
            <w:rFonts w:eastAsiaTheme="minorEastAsia"/>
            <w:iCs/>
          </w:rPr>
          <w:t>is occurring</w:t>
        </w:r>
      </w:ins>
      <w:ins w:id="142" w:author="Clay Cressler" w:date="2026-05-27T16:38:00Z" w16du:dateUtc="2026-05-27T21:38:00Z">
        <w:r w:rsidR="009776BA">
          <w:rPr>
            <w:rFonts w:eastAsiaTheme="minorEastAsia"/>
            <w:iCs/>
          </w:rPr>
          <w:t xml:space="preserve">. If the chosen process was a change in </w:t>
        </w:r>
      </w:ins>
      <w:ins w:id="143" w:author="Clay Cressler" w:date="2026-05-27T16:39:00Z" w16du:dateUtc="2026-05-27T21:39:00Z">
        <w:r w:rsidR="009776BA">
          <w:rPr>
            <w:rFonts w:eastAsiaTheme="minorEastAsia"/>
            <w:iCs/>
          </w:rPr>
          <w:t>a</w:t>
        </w:r>
      </w:ins>
      <w:ins w:id="144" w:author="Clay Cressler" w:date="2026-05-27T16:38:00Z" w16du:dateUtc="2026-05-27T21:38:00Z">
        <w:r w:rsidR="009776BA">
          <w:rPr>
            <w:rFonts w:eastAsiaTheme="minorEastAsia"/>
            <w:iCs/>
          </w:rPr>
          <w:t xml:space="preserve"> within-h</w:t>
        </w:r>
      </w:ins>
      <w:ins w:id="145" w:author="Clay Cressler" w:date="2026-05-27T16:39:00Z" w16du:dateUtc="2026-05-27T21:39:00Z">
        <w:r w:rsidR="009776BA">
          <w:rPr>
            <w:rFonts w:eastAsiaTheme="minorEastAsia"/>
            <w:iCs/>
          </w:rPr>
          <w:t>ost varible (</w:t>
        </w:r>
      </w:ins>
      <m:oMath>
        <m:sSub>
          <m:sSubPr>
            <m:ctrlPr>
              <w:ins w:id="146" w:author="Clay Cressler" w:date="2026-05-27T16:39:00Z" w16du:dateUtc="2026-05-27T21:39:00Z">
                <w:rPr>
                  <w:rFonts w:ascii="Cambria Math" w:eastAsiaTheme="minorEastAsia" w:hAnsi="Cambria Math"/>
                  <w:i/>
                  <w:iCs/>
                </w:rPr>
              </w:ins>
            </m:ctrlPr>
          </m:sSubPr>
          <m:e>
            <m:r>
              <w:ins w:id="147" w:author="Clay Cressler" w:date="2026-05-27T16:39:00Z" w16du:dateUtc="2026-05-27T21:39:00Z">
                <w:rPr>
                  <w:rFonts w:ascii="Cambria Math" w:eastAsiaTheme="minorEastAsia" w:hAnsi="Cambria Math"/>
                </w:rPr>
                <m:t>T</m:t>
              </w:ins>
            </m:r>
          </m:e>
          <m:sub>
            <m:r>
              <w:ins w:id="148" w:author="Clay Cressler" w:date="2026-05-27T16:39:00Z" w16du:dateUtc="2026-05-27T21:39:00Z">
                <w:rPr>
                  <w:rFonts w:ascii="Cambria Math" w:eastAsiaTheme="minorEastAsia" w:hAnsi="Cambria Math"/>
                </w:rPr>
                <m:t>1</m:t>
              </w:ins>
            </m:r>
          </m:sub>
        </m:sSub>
        <m:r>
          <w:ins w:id="149" w:author="Clay Cressler" w:date="2026-05-27T16:39:00Z" w16du:dateUtc="2026-05-27T21:39:00Z">
            <w:rPr>
              <w:rFonts w:ascii="Cambria Math" w:eastAsiaTheme="minorEastAsia" w:hAnsi="Cambria Math"/>
            </w:rPr>
            <m:t xml:space="preserve">, </m:t>
          </w:ins>
        </m:r>
        <m:sSub>
          <m:sSubPr>
            <m:ctrlPr>
              <w:ins w:id="150" w:author="Clay Cressler" w:date="2026-05-27T16:39:00Z" w16du:dateUtc="2026-05-27T21:39:00Z">
                <w:rPr>
                  <w:rFonts w:ascii="Cambria Math" w:eastAsiaTheme="minorEastAsia" w:hAnsi="Cambria Math"/>
                  <w:i/>
                  <w:iCs/>
                </w:rPr>
              </w:ins>
            </m:ctrlPr>
          </m:sSubPr>
          <m:e>
            <m:r>
              <w:ins w:id="151" w:author="Clay Cressler" w:date="2026-05-27T16:39:00Z" w16du:dateUtc="2026-05-27T21:39:00Z">
                <w:rPr>
                  <w:rFonts w:ascii="Cambria Math" w:eastAsiaTheme="minorEastAsia" w:hAnsi="Cambria Math"/>
                </w:rPr>
                <m:t>T</m:t>
              </w:ins>
            </m:r>
          </m:e>
          <m:sub>
            <m:r>
              <w:ins w:id="152" w:author="Clay Cressler" w:date="2026-05-27T16:39:00Z" w16du:dateUtc="2026-05-27T21:39:00Z">
                <w:rPr>
                  <w:rFonts w:ascii="Cambria Math" w:eastAsiaTheme="minorEastAsia" w:hAnsi="Cambria Math"/>
                </w:rPr>
                <m:t>2</m:t>
              </w:ins>
            </m:r>
          </m:sub>
        </m:sSub>
      </m:oMath>
      <w:ins w:id="153" w:author="Clay Cressler" w:date="2026-05-27T16:39:00Z" w16du:dateUtc="2026-05-27T21:39:00Z">
        <w:r w:rsidR="009776BA">
          <w:rPr>
            <w:rFonts w:eastAsiaTheme="minorEastAsia"/>
            <w:iCs/>
          </w:rPr>
          <w:t xml:space="preserve">, or </w:t>
        </w:r>
      </w:ins>
      <m:oMath>
        <m:r>
          <w:ins w:id="154" w:author="Clay Cressler" w:date="2026-05-27T16:39:00Z" w16du:dateUtc="2026-05-27T21:39:00Z">
            <w:rPr>
              <w:rFonts w:ascii="Cambria Math" w:eastAsiaTheme="minorEastAsia" w:hAnsi="Cambria Math"/>
            </w:rPr>
            <m:t>P</m:t>
          </w:ins>
        </m:r>
      </m:oMath>
      <w:ins w:id="155" w:author="Clay Cressler" w:date="2026-05-27T16:39:00Z" w16du:dateUtc="2026-05-27T21:39:00Z">
        <w:r w:rsidR="009776BA">
          <w:rPr>
            <w:rFonts w:eastAsiaTheme="minorEastAsia"/>
            <w:iCs/>
          </w:rPr>
          <w:t xml:space="preserve">) of an infected host, the algorithm </w:t>
        </w:r>
      </w:ins>
      <w:ins w:id="156" w:author="Clay Cressler" w:date="2026-05-27T16:35:00Z" w16du:dateUtc="2026-05-27T21:35:00Z">
        <w:r w:rsidR="006926A9">
          <w:rPr>
            <w:rFonts w:eastAsiaTheme="minorEastAsia"/>
            <w:iCs/>
          </w:rPr>
          <w:t>update</w:t>
        </w:r>
      </w:ins>
      <w:ins w:id="157" w:author="Clay Cressler" w:date="2026-05-27T16:36:00Z" w16du:dateUtc="2026-05-27T21:36:00Z">
        <w:r w:rsidR="006926A9">
          <w:rPr>
            <w:rFonts w:eastAsiaTheme="minorEastAsia"/>
            <w:iCs/>
          </w:rPr>
          <w:t>s</w:t>
        </w:r>
      </w:ins>
      <w:ins w:id="158" w:author="Clay Cressler" w:date="2026-05-27T16:35:00Z" w16du:dateUtc="2026-05-27T21:35:00Z">
        <w:r w:rsidR="006926A9">
          <w:rPr>
            <w:rFonts w:eastAsiaTheme="minorEastAsia"/>
            <w:iCs/>
          </w:rPr>
          <w:t xml:space="preserve"> </w:t>
        </w:r>
      </w:ins>
      <w:ins w:id="159" w:author="Clay Cressler" w:date="2026-05-27T16:39:00Z" w16du:dateUtc="2026-05-27T21:39:00Z">
        <w:r w:rsidR="009776BA">
          <w:rPr>
            <w:rFonts w:eastAsiaTheme="minorEastAsia"/>
            <w:iCs/>
          </w:rPr>
          <w:t>the appropriate variable accordingly. If</w:t>
        </w:r>
      </w:ins>
      <w:ins w:id="160" w:author="Clay Cressler" w:date="2026-05-27T16:40:00Z" w16du:dateUtc="2026-05-27T21:40:00Z">
        <w:r w:rsidR="009776BA">
          <w:rPr>
            <w:rFonts w:eastAsiaTheme="minorEastAsia"/>
            <w:iCs/>
          </w:rPr>
          <w:t xml:space="preserve"> this causes </w:t>
        </w:r>
      </w:ins>
      <m:oMath>
        <m:r>
          <w:ins w:id="161" w:author="Clay Cressler" w:date="2026-05-27T16:40:00Z" w16du:dateUtc="2026-05-27T21:40:00Z">
            <w:rPr>
              <w:rFonts w:ascii="Cambria Math" w:eastAsiaTheme="minorEastAsia" w:hAnsi="Cambria Math"/>
            </w:rPr>
            <m:t>P=0</m:t>
          </w:ins>
        </m:r>
      </m:oMath>
      <w:ins w:id="162" w:author="Clay Cressler" w:date="2026-05-27T16:40:00Z" w16du:dateUtc="2026-05-27T21:40:00Z">
        <w:r w:rsidR="009776BA">
          <w:rPr>
            <w:rFonts w:eastAsiaTheme="minorEastAsia"/>
            <w:iCs/>
          </w:rPr>
          <w:t>, the infected individual recovers, increasing the number of susceptible hosts (</w:t>
        </w:r>
      </w:ins>
      <m:oMath>
        <m:r>
          <w:ins w:id="163" w:author="Clay Cressler" w:date="2026-05-27T16:40:00Z" w16du:dateUtc="2026-05-27T21:40:00Z">
            <w:rPr>
              <w:rFonts w:ascii="Cambria Math" w:eastAsiaTheme="minorEastAsia" w:hAnsi="Cambria Math"/>
            </w:rPr>
            <m:t>S</m:t>
          </w:ins>
        </m:r>
      </m:oMath>
      <w:ins w:id="164" w:author="Clay Cressler" w:date="2026-05-27T16:40:00Z" w16du:dateUtc="2026-05-27T21:40:00Z">
        <w:r w:rsidR="009776BA">
          <w:rPr>
            <w:rFonts w:eastAsiaTheme="minorEastAsia"/>
            <w:iCs/>
          </w:rPr>
          <w:t>) and decreasing the number of infected hosts (</w:t>
        </w:r>
      </w:ins>
      <m:oMath>
        <m:r>
          <w:ins w:id="165" w:author="Clay Cressler" w:date="2026-05-27T16:40:00Z" w16du:dateUtc="2026-05-27T21:40:00Z">
            <w:rPr>
              <w:rFonts w:ascii="Cambria Math" w:eastAsiaTheme="minorEastAsia" w:hAnsi="Cambria Math"/>
            </w:rPr>
            <m:t>I</m:t>
          </w:ins>
        </m:r>
      </m:oMath>
      <w:ins w:id="166" w:author="Clay Cressler" w:date="2026-05-27T16:40:00Z" w16du:dateUtc="2026-05-27T21:40:00Z">
        <w:r w:rsidR="009776BA">
          <w:rPr>
            <w:rFonts w:eastAsiaTheme="minorEastAsia"/>
            <w:iCs/>
          </w:rPr>
          <w:t>)</w:t>
        </w:r>
      </w:ins>
      <w:ins w:id="167" w:author="Clay Cressler" w:date="2026-05-27T16:41:00Z" w16du:dateUtc="2026-05-27T21:41:00Z">
        <w:r w:rsidR="009776BA">
          <w:rPr>
            <w:rFonts w:eastAsiaTheme="minorEastAsia"/>
            <w:iCs/>
          </w:rPr>
          <w:t xml:space="preserve"> by one</w:t>
        </w:r>
      </w:ins>
      <w:ins w:id="168" w:author="Clay Cressler" w:date="2026-05-27T16:40:00Z" w16du:dateUtc="2026-05-27T21:40:00Z">
        <w:r w:rsidR="009776BA">
          <w:rPr>
            <w:rFonts w:eastAsiaTheme="minorEastAsia"/>
            <w:iCs/>
          </w:rPr>
          <w:t xml:space="preserve">. If the chosen process was </w:t>
        </w:r>
      </w:ins>
      <w:ins w:id="169" w:author="Clay Cressler" w:date="2026-05-27T16:41:00Z" w16du:dateUtc="2026-05-27T21:41:00Z">
        <w:r w:rsidR="009776BA">
          <w:rPr>
            <w:rFonts w:eastAsiaTheme="minorEastAsia"/>
            <w:iCs/>
          </w:rPr>
          <w:t xml:space="preserve">parasite-induced mortality, we remove the chosen infected host and decrease the number of infected hosts by one. If the chosen process was a host birth, we increase the number of susceptible hosts by one. Finally, if </w:t>
        </w:r>
      </w:ins>
      <w:ins w:id="170" w:author="Clay Cressler" w:date="2026-05-27T16:42:00Z" w16du:dateUtc="2026-05-27T21:42:00Z">
        <w:r w:rsidR="009776BA">
          <w:rPr>
            <w:rFonts w:eastAsiaTheme="minorEastAsia"/>
            <w:iCs/>
          </w:rPr>
          <w:t xml:space="preserve">the chosen process was a contact between a susceptible and infected host, we choose an infected host at random and draw the initial parasite biomass from a Poisson distribution. If the initial parasite biomass is greater than zero, we create a new infected individual with that initial parasite biomass and </w:t>
        </w:r>
      </w:ins>
      <w:ins w:id="171" w:author="Clay Cressler" w:date="2026-05-27T16:43:00Z" w16du:dateUtc="2026-05-27T21:43:00Z">
        <w:r w:rsidR="009776BA">
          <w:rPr>
            <w:rFonts w:eastAsiaTheme="minorEastAsia"/>
            <w:iCs/>
          </w:rPr>
          <w:t>with an initial immune state (</w:t>
        </w:r>
      </w:ins>
      <m:oMath>
        <m:sSub>
          <m:sSubPr>
            <m:ctrlPr>
              <w:ins w:id="172" w:author="Clay Cressler" w:date="2026-05-27T16:43:00Z" w16du:dateUtc="2026-05-27T21:43:00Z">
                <w:rPr>
                  <w:rFonts w:ascii="Cambria Math" w:eastAsiaTheme="minorEastAsia" w:hAnsi="Cambria Math"/>
                  <w:i/>
                  <w:iCs/>
                </w:rPr>
              </w:ins>
            </m:ctrlPr>
          </m:sSubPr>
          <m:e>
            <m:r>
              <w:ins w:id="173" w:author="Clay Cressler" w:date="2026-05-27T16:43:00Z" w16du:dateUtc="2026-05-27T21:43:00Z">
                <w:rPr>
                  <w:rFonts w:ascii="Cambria Math" w:eastAsiaTheme="minorEastAsia" w:hAnsi="Cambria Math"/>
                </w:rPr>
                <m:t>T</m:t>
              </w:ins>
            </m:r>
          </m:e>
          <m:sub>
            <m:r>
              <w:ins w:id="174" w:author="Clay Cressler" w:date="2026-05-27T16:43:00Z" w16du:dateUtc="2026-05-27T21:43:00Z">
                <w:rPr>
                  <w:rFonts w:ascii="Cambria Math" w:eastAsiaTheme="minorEastAsia" w:hAnsi="Cambria Math"/>
                </w:rPr>
                <m:t>1</m:t>
              </w:ins>
            </m:r>
          </m:sub>
        </m:sSub>
        <m:r>
          <w:ins w:id="175" w:author="Clay Cressler" w:date="2026-05-27T16:43:00Z" w16du:dateUtc="2026-05-27T21:43:00Z">
            <w:rPr>
              <w:rFonts w:ascii="Cambria Math" w:eastAsiaTheme="minorEastAsia" w:hAnsi="Cambria Math"/>
            </w:rPr>
            <m:t>,</m:t>
          </w:ins>
        </m:r>
        <m:sSub>
          <m:sSubPr>
            <m:ctrlPr>
              <w:ins w:id="176" w:author="Clay Cressler" w:date="2026-05-27T16:43:00Z" w16du:dateUtc="2026-05-27T21:43:00Z">
                <w:rPr>
                  <w:rFonts w:ascii="Cambria Math" w:eastAsiaTheme="minorEastAsia" w:hAnsi="Cambria Math"/>
                  <w:i/>
                  <w:iCs/>
                </w:rPr>
              </w:ins>
            </m:ctrlPr>
          </m:sSubPr>
          <m:e>
            <m:r>
              <w:ins w:id="177" w:author="Clay Cressler" w:date="2026-05-27T16:43:00Z" w16du:dateUtc="2026-05-27T21:43:00Z">
                <w:rPr>
                  <w:rFonts w:ascii="Cambria Math" w:eastAsiaTheme="minorEastAsia" w:hAnsi="Cambria Math"/>
                </w:rPr>
                <m:t>T</m:t>
              </w:ins>
            </m:r>
          </m:e>
          <m:sub>
            <m:r>
              <w:ins w:id="178" w:author="Clay Cressler" w:date="2026-05-27T16:43:00Z" w16du:dateUtc="2026-05-27T21:43:00Z">
                <w:rPr>
                  <w:rFonts w:ascii="Cambria Math" w:eastAsiaTheme="minorEastAsia" w:hAnsi="Cambria Math"/>
                </w:rPr>
                <m:t>2</m:t>
              </w:ins>
            </m:r>
          </m:sub>
        </m:sSub>
      </m:oMath>
      <w:ins w:id="179" w:author="Clay Cressler" w:date="2026-05-27T16:43:00Z" w16du:dateUtc="2026-05-27T21:43:00Z">
        <w:r w:rsidR="009776BA">
          <w:rPr>
            <w:rFonts w:eastAsiaTheme="minorEastAsia"/>
            <w:iCs/>
          </w:rPr>
          <w:t xml:space="preserve">) </w:t>
        </w:r>
      </w:ins>
      <w:ins w:id="180" w:author="Clay Cressler" w:date="2026-05-27T16:44:00Z" w16du:dateUtc="2026-05-27T21:44:00Z">
        <w:r w:rsidR="009776BA">
          <w:rPr>
            <w:rFonts w:eastAsiaTheme="minorEastAsia"/>
            <w:iCs/>
          </w:rPr>
          <w:t>drawn from a probability distribution</w:t>
        </w:r>
      </w:ins>
      <w:ins w:id="181" w:author="Clay Cressler" w:date="2026-05-27T16:45:00Z" w16du:dateUtc="2026-05-27T21:45:00Z">
        <w:r w:rsidR="009776BA">
          <w:rPr>
            <w:rFonts w:eastAsiaTheme="minorEastAsia"/>
            <w:iCs/>
          </w:rPr>
          <w:t xml:space="preserve"> a</w:t>
        </w:r>
      </w:ins>
      <w:ins w:id="182" w:author="Clay Cressler" w:date="2026-05-27T16:46:00Z" w16du:dateUtc="2026-05-27T21:46:00Z">
        <w:r w:rsidR="009776BA">
          <w:rPr>
            <w:rFonts w:eastAsiaTheme="minorEastAsia"/>
            <w:iCs/>
          </w:rPr>
          <w:t>s</w:t>
        </w:r>
      </w:ins>
      <w:ins w:id="183" w:author="Clay Cressler" w:date="2026-05-27T16:44:00Z" w16du:dateUtc="2026-05-27T21:44:00Z">
        <w:r w:rsidR="009776BA">
          <w:rPr>
            <w:rFonts w:eastAsiaTheme="minorEastAsia"/>
            <w:iCs/>
          </w:rPr>
          <w:t xml:space="preserve"> described below.</w:t>
        </w:r>
      </w:ins>
      <w:ins w:id="184" w:author="Clay Cressler" w:date="2026-05-27T16:43:00Z" w16du:dateUtc="2026-05-27T21:43:00Z">
        <w:r w:rsidR="009776BA">
          <w:rPr>
            <w:rFonts w:eastAsiaTheme="minorEastAsia"/>
            <w:iCs/>
          </w:rPr>
          <w:t xml:space="preserve"> </w:t>
        </w:r>
      </w:ins>
      <w:del w:id="185" w:author="Clay Cressler" w:date="2026-05-27T16:28:00Z" w16du:dateUtc="2026-05-27T21:28:00Z">
        <w:r w:rsidR="000C0FAF" w:rsidDel="006926A9">
          <w:rPr>
            <w:rFonts w:eastAsiaTheme="minorEastAsia"/>
            <w:iCs/>
          </w:rPr>
          <w:delText xml:space="preserve"> </w:delText>
        </w:r>
      </w:del>
    </w:p>
    <w:p w14:paraId="56280D8C" w14:textId="77777777" w:rsidR="009776BA" w:rsidRPr="00316051" w:rsidRDefault="009776BA">
      <w:pPr>
        <w:rPr>
          <w:ins w:id="186" w:author="Clay Cressler" w:date="2026-05-27T16:43:00Z" w16du:dateUtc="2026-05-27T21:43:00Z"/>
          <w:rFonts w:eastAsiaTheme="minorEastAsia"/>
          <w:i/>
        </w:rPr>
      </w:pPr>
    </w:p>
    <w:p w14:paraId="3E814986" w14:textId="77777777" w:rsidR="00852AD3" w:rsidRDefault="00852AD3"/>
    <w:p w14:paraId="1D567A28" w14:textId="5C140EA0" w:rsidR="001D3A81" w:rsidRDefault="002F7A04" w:rsidP="001D3A81">
      <w:r>
        <w:t xml:space="preserve">As shown in Cressler et al. (2024) and in Fig. 1, the outcome of </w:t>
      </w:r>
      <w:del w:id="187" w:author="Clay Cressler" w:date="2026-05-27T16:44:00Z" w16du:dateUtc="2026-05-27T21:44:00Z">
        <w:r w:rsidDel="009776BA">
          <w:delText xml:space="preserve">this </w:delText>
        </w:r>
      </w:del>
      <w:ins w:id="188" w:author="Clay Cressler" w:date="2026-05-27T16:44:00Z" w16du:dateUtc="2026-05-27T21:44:00Z">
        <w:r w:rsidR="009776BA">
          <w:t xml:space="preserve">the </w:t>
        </w:r>
      </w:ins>
      <w:r>
        <w:t xml:space="preserve">within-host interaction </w:t>
      </w:r>
      <w:ins w:id="189" w:author="Clay Cressler" w:date="2026-05-27T16:44:00Z" w16du:dateUtc="2026-05-27T21:44:00Z">
        <w:r w:rsidR="009776BA">
          <w:t xml:space="preserve">described by Eq. 1 </w:t>
        </w:r>
      </w:ins>
      <w:r>
        <w:t xml:space="preserve">depends critically on both the initial parasite </w:t>
      </w:r>
      <w:del w:id="190" w:author="Clay Cressler" w:date="2026-05-27T16:44:00Z" w16du:dateUtc="2026-05-27T21:44:00Z">
        <w:r w:rsidDel="009776BA">
          <w:delText xml:space="preserve">dose </w:delText>
        </w:r>
      </w:del>
      <w:ins w:id="191" w:author="Clay Cressler" w:date="2026-05-27T16:44:00Z" w16du:dateUtc="2026-05-27T21:44:00Z">
        <w:r w:rsidR="009776BA">
          <w:t xml:space="preserve">biomass </w:t>
        </w:r>
      </w:ins>
      <w:r>
        <w:t xml:space="preserve">(resulting from the infection process described above) and the initial immune state. Rather than fixing the initial immune state of every individual upon infection, we assume that it varies stochastically, reflecting that every individual’s immune state upon infection would depend on its history of past exposures to parasitic, commensal, and mutualistic symbionts and thus would vary tremendously from one individual to another. </w:t>
      </w:r>
      <w:del w:id="192" w:author="Clay Cressler" w:date="2026-05-27T16:46:00Z" w16du:dateUtc="2026-05-27T21:46:00Z">
        <w:r w:rsidDel="009776BA">
          <w:delText>In ou</w:delText>
        </w:r>
      </w:del>
      <w:ins w:id="193" w:author="Clay Cressler" w:date="2026-05-27T16:46:00Z" w16du:dateUtc="2026-05-27T21:46:00Z">
        <w:r w:rsidR="009776BA">
          <w:t>Across different</w:t>
        </w:r>
      </w:ins>
      <w:del w:id="194" w:author="Clay Cressler" w:date="2026-05-27T16:46:00Z" w16du:dateUtc="2026-05-27T21:46:00Z">
        <w:r w:rsidDel="009776BA">
          <w:delText>r</w:delText>
        </w:r>
      </w:del>
      <w:r>
        <w:t xml:space="preserve"> simulation</w:t>
      </w:r>
      <w:ins w:id="195" w:author="Clay Cressler" w:date="2026-05-27T16:46:00Z" w16du:dateUtc="2026-05-27T21:46:00Z">
        <w:r w:rsidR="009776BA">
          <w:t xml:space="preserve"> run</w:t>
        </w:r>
      </w:ins>
      <w:r>
        <w:t xml:space="preserve">s, we </w:t>
      </w:r>
      <w:commentRangeStart w:id="196"/>
      <w:r>
        <w:t xml:space="preserve">vary </w:t>
      </w:r>
      <w:commentRangeEnd w:id="196"/>
      <w:del w:id="197" w:author="Clay Cressler" w:date="2026-05-27T16:47:00Z" w16du:dateUtc="2026-05-27T21:47:00Z">
        <w:r w:rsidR="00E9774D" w:rsidDel="009776BA">
          <w:rPr>
            <w:rStyle w:val="CommentReference"/>
            <w:sz w:val="24"/>
            <w:szCs w:val="24"/>
          </w:rPr>
          <w:commentReference w:id="196"/>
        </w:r>
      </w:del>
      <w:ins w:id="198" w:author="Clay Cressler" w:date="2026-05-27T16:46:00Z" w16du:dateUtc="2026-05-27T21:46:00Z">
        <w:r w:rsidR="009776BA">
          <w:t xml:space="preserve">the immune landscape the parasite faces by </w:t>
        </w:r>
      </w:ins>
      <w:ins w:id="199" w:author="Clay Cressler" w:date="2026-05-27T16:47:00Z" w16du:dateUtc="2026-05-27T21:47:00Z">
        <w:r w:rsidR="00AA5F8C">
          <w:t xml:space="preserve">altering the initial Th2 bias of the immune system. </w:t>
        </w:r>
      </w:ins>
      <w:del w:id="200" w:author="Clay Cressler" w:date="2026-05-27T16:48:00Z" w16du:dateUtc="2026-05-27T21:48:00Z">
        <w:r w:rsidDel="00AA5F8C">
          <w:delText xml:space="preserve">the range of variation in the </w:delText>
        </w:r>
        <w:commentRangeStart w:id="201"/>
        <w:r w:rsidDel="00AA5F8C">
          <w:delText xml:space="preserve">initial number of Th2 cells </w:delText>
        </w:r>
        <w:commentRangeEnd w:id="201"/>
        <w:r w:rsidR="00F37794" w:rsidDel="00AA5F8C">
          <w:rPr>
            <w:rStyle w:val="CommentReference"/>
            <w:sz w:val="24"/>
            <w:szCs w:val="24"/>
          </w:rPr>
          <w:commentReference w:id="201"/>
        </w:r>
        <w:r w:rsidDel="00AA5F8C">
          <w:delText>and assume that the initial immune state is drawn from a uniform distribution with a specified minimum and maximum</w:delText>
        </w:r>
        <w:r w:rsidR="001D3A81" w:rsidDel="00AA5F8C">
          <w:delText xml:space="preserve">. </w:delText>
        </w:r>
      </w:del>
      <w:r w:rsidR="003B2BD2">
        <w:t xml:space="preserve">In particular, we hold the maximum </w:t>
      </w:r>
      <w:ins w:id="202" w:author="Clay Cressler" w:date="2026-05-27T16:48:00Z" w16du:dateUtc="2026-05-27T21:48:00Z">
        <w:r w:rsidR="00AA5F8C">
          <w:t xml:space="preserve">number of initial Th2 cells </w:t>
        </w:r>
      </w:ins>
      <w:r w:rsidR="003B2BD2">
        <w:t>fixed at 800 and vary the minimum</w:t>
      </w:r>
      <w:ins w:id="203" w:author="Clay Cressler" w:date="2026-05-27T16:48:00Z" w16du:dateUtc="2026-05-27T21:48:00Z">
        <w:r w:rsidR="00AA5F8C">
          <w:t xml:space="preserve"> number of cells; we then draw the initial number of Th2 from a uniform distribut</w:t>
        </w:r>
      </w:ins>
      <w:ins w:id="204" w:author="Clay Cressler" w:date="2026-05-27T16:49:00Z" w16du:dateUtc="2026-05-27T21:49:00Z">
        <w:r w:rsidR="00AA5F8C">
          <w:t>ion</w:t>
        </w:r>
      </w:ins>
      <w:r w:rsidR="003B2BD2">
        <w:t xml:space="preserve">. </w:t>
      </w:r>
      <w:ins w:id="205" w:author="Clay Cressler" w:date="2026-05-27T16:49:00Z" w16du:dateUtc="2026-05-27T21:49:00Z">
        <w:r w:rsidR="00AA5F8C">
          <w:t xml:space="preserve">We also fix </w:t>
        </w:r>
      </w:ins>
      <w:del w:id="206" w:author="Clay Cressler" w:date="2026-05-27T16:49:00Z" w16du:dateUtc="2026-05-27T21:49:00Z">
        <w:r w:rsidR="001D3A81" w:rsidDel="00AA5F8C">
          <w:delText>T</w:delText>
        </w:r>
      </w:del>
      <w:ins w:id="207" w:author="Clay Cressler" w:date="2026-05-27T16:49:00Z" w16du:dateUtc="2026-05-27T21:49:00Z">
        <w:r w:rsidR="00AA5F8C">
          <w:t>t</w:t>
        </w:r>
      </w:ins>
      <w:r w:rsidR="001D3A81">
        <w:t xml:space="preserve">he total immune cell population </w:t>
      </w:r>
      <w:del w:id="208" w:author="Clay Cressler" w:date="2026-05-27T16:49:00Z" w16du:dateUtc="2026-05-27T21:49:00Z">
        <w:r w:rsidR="001D3A81" w:rsidDel="00AA5F8C">
          <w:delText xml:space="preserve">is </w:delText>
        </w:r>
        <w:r w:rsidR="001D3A81" w:rsidDel="00AA5F8C">
          <w:lastRenderedPageBreak/>
          <w:delText xml:space="preserve">fixed </w:delText>
        </w:r>
      </w:del>
      <w:r w:rsidR="001D3A81">
        <w:t>at 1200, so the random draw determines both the initial Th1 and Th2 cell numbers.</w:t>
      </w:r>
      <w:r w:rsidR="003B2BD2">
        <w:t xml:space="preserve"> </w:t>
      </w:r>
      <w:ins w:id="209" w:author="Clay Cressler" w:date="2026-05-27T16:49:00Z" w16du:dateUtc="2026-05-27T21:49:00Z">
        <w:r w:rsidR="00AA5F8C">
          <w:t>Thus, when the minimum number of Th2 cells is very small (e.g., 200), the initial immune state is likely to be Th1-biased, whereas when the minimum number of Th2 cells is very large (e.g., 700), the initial immune s</w:t>
        </w:r>
      </w:ins>
      <w:ins w:id="210" w:author="Clay Cressler" w:date="2026-05-27T16:50:00Z" w16du:dateUtc="2026-05-27T21:50:00Z">
        <w:r w:rsidR="00AA5F8C">
          <w:t>tate is Th2-biased.</w:t>
        </w:r>
      </w:ins>
    </w:p>
    <w:p w14:paraId="2A36FDB8" w14:textId="77777777" w:rsidR="001D3A81" w:rsidRDefault="001D3A81" w:rsidP="001D3A81"/>
    <w:p w14:paraId="780AF7CF" w14:textId="79088CA1" w:rsidR="001D3A81" w:rsidRPr="001D3A81" w:rsidRDefault="001D3A81" w:rsidP="001D3A81">
      <w:pPr>
        <w:rPr>
          <w:vertAlign w:val="superscript"/>
        </w:rPr>
      </w:pPr>
      <w:r>
        <w:t xml:space="preserve">We start each simulation with a small population of infected individuals, each with a </w:t>
      </w:r>
      <w:commentRangeStart w:id="211"/>
      <w:r>
        <w:t>per-</w:t>
      </w:r>
      <w:ins w:id="212" w:author="Clay Cressler" w:date="2026-05-27T16:50:00Z" w16du:dateUtc="2026-05-27T21:50:00Z">
        <w:r w:rsidR="00AA5F8C">
          <w:t xml:space="preserve">unit biomass </w:t>
        </w:r>
      </w:ins>
      <w:del w:id="213" w:author="Clay Cressler" w:date="2026-05-27T16:51:00Z" w16du:dateUtc="2026-05-27T21:51:00Z">
        <w:r w:rsidDel="00AA5F8C">
          <w:delText xml:space="preserve">parasite </w:delText>
        </w:r>
      </w:del>
      <w:r>
        <w:t xml:space="preserve">virulence </w:t>
      </w:r>
      <w:commentRangeEnd w:id="211"/>
      <w:r w:rsidR="00B8291C">
        <w:rPr>
          <w:rStyle w:val="CommentReference"/>
          <w:sz w:val="24"/>
          <w:szCs w:val="24"/>
        </w:rPr>
        <w:commentReference w:id="211"/>
      </w:r>
      <w:r>
        <w:t xml:space="preserve">of </w:t>
      </w:r>
      <m:oMath>
        <m:r>
          <w:rPr>
            <w:rFonts w:ascii="Cambria Math" w:hAnsi="Cambria Math"/>
          </w:rPr>
          <m:t>v=0.0001</m:t>
        </m:r>
      </m:oMath>
      <w:r>
        <w:rPr>
          <w:rFonts w:eastAsiaTheme="minorEastAsia"/>
        </w:rPr>
        <w:t>. When a</w:t>
      </w:r>
      <w:ins w:id="214" w:author="Clay Cressler" w:date="2026-05-27T16:51:00Z" w16du:dateUtc="2026-05-27T21:51:00Z">
        <w:r w:rsidR="00AA5F8C">
          <w:rPr>
            <w:rFonts w:eastAsiaTheme="minorEastAsia"/>
          </w:rPr>
          <w:t xml:space="preserve"> contact between a</w:t>
        </w:r>
      </w:ins>
      <w:r>
        <w:rPr>
          <w:rFonts w:eastAsiaTheme="minorEastAsia"/>
        </w:rPr>
        <w:t xml:space="preserve">n infected </w:t>
      </w:r>
      <w:ins w:id="215" w:author="Clay Cressler" w:date="2026-05-27T16:52:00Z" w16du:dateUtc="2026-05-27T21:52:00Z">
        <w:r w:rsidR="00AA5F8C">
          <w:rPr>
            <w:rFonts w:eastAsiaTheme="minorEastAsia"/>
          </w:rPr>
          <w:t xml:space="preserve">and susceptible </w:t>
        </w:r>
      </w:ins>
      <w:del w:id="216" w:author="Clay Cressler" w:date="2026-05-27T16:52:00Z" w16du:dateUtc="2026-05-27T21:52:00Z">
        <w:r w:rsidDel="00AA5F8C">
          <w:rPr>
            <w:rFonts w:eastAsiaTheme="minorEastAsia"/>
          </w:rPr>
          <w:delText>host contacts a susceptible host</w:delText>
        </w:r>
      </w:del>
      <w:ins w:id="217" w:author="Clay Cressler" w:date="2026-05-27T16:52:00Z" w16du:dateUtc="2026-05-27T21:52:00Z">
        <w:r w:rsidR="00AA5F8C">
          <w:rPr>
            <w:rFonts w:eastAsiaTheme="minorEastAsia"/>
          </w:rPr>
          <w:t>results in a new infection</w:t>
        </w:r>
      </w:ins>
      <w:r>
        <w:rPr>
          <w:rFonts w:eastAsiaTheme="minorEastAsia"/>
        </w:rPr>
        <w:t>, the virulence of th</w:t>
      </w:r>
      <w:ins w:id="218" w:author="Clay Cressler" w:date="2026-05-27T16:52:00Z" w16du:dateUtc="2026-05-27T21:52:00Z">
        <w:r w:rsidR="00ED7EED">
          <w:rPr>
            <w:rFonts w:eastAsiaTheme="minorEastAsia"/>
          </w:rPr>
          <w:t xml:space="preserve">is </w:t>
        </w:r>
      </w:ins>
      <w:del w:id="219" w:author="Clay Cressler" w:date="2026-05-27T16:52:00Z" w16du:dateUtc="2026-05-27T21:52:00Z">
        <w:r w:rsidDel="00ED7EED">
          <w:rPr>
            <w:rFonts w:eastAsiaTheme="minorEastAsia"/>
          </w:rPr>
          <w:delText xml:space="preserve">e new </w:delText>
        </w:r>
      </w:del>
      <w:r>
        <w:rPr>
          <w:rFonts w:eastAsiaTheme="minorEastAsia"/>
        </w:rPr>
        <w:t xml:space="preserve">infection is drawn from a lognormal distribution with mean equal to the virulence of the infecting host and a standard deviation equal to half the mean. With this model of inheritance, virulence evolution </w:t>
      </w:r>
      <w:r>
        <w:t>emerges out of the stochastic processes of infection, death, and recovery (Doebeli et al. 2017).</w:t>
      </w:r>
    </w:p>
    <w:p w14:paraId="4AF249DC" w14:textId="77777777" w:rsidR="001D3A81" w:rsidRDefault="001D3A81" w:rsidP="001D3A81"/>
    <w:p w14:paraId="7876772E" w14:textId="1EF0403F" w:rsidR="001D3A81" w:rsidRPr="001D3A81" w:rsidRDefault="001D3A81" w:rsidP="001D3A81">
      <w:pPr>
        <w:rPr>
          <w:b/>
          <w:bCs/>
        </w:rPr>
      </w:pPr>
      <w:r>
        <w:rPr>
          <w:b/>
          <w:bCs/>
        </w:rPr>
        <w:t>Results</w:t>
      </w:r>
    </w:p>
    <w:p w14:paraId="15945D16" w14:textId="77777777" w:rsidR="001D3A81" w:rsidRDefault="001D3A81" w:rsidP="001D3A81"/>
    <w:p w14:paraId="0C4F811E" w14:textId="067C0581" w:rsidR="00370468" w:rsidRDefault="001D3A81">
      <w:pPr>
        <w:rPr>
          <w:rFonts w:eastAsiaTheme="minorEastAsia"/>
        </w:rPr>
      </w:pPr>
      <w:r>
        <w:t>F</w:t>
      </w:r>
      <w:r w:rsidR="006D05AF">
        <w:t xml:space="preserve">igure 1 shows how </w:t>
      </w:r>
      <w:r>
        <w:t>variation in the initial number of Th2 cells (from 200-800) and variation in the initial parasite dose (from 1 to 40)</w:t>
      </w:r>
      <w:r w:rsidR="006D05AF">
        <w:t xml:space="preserve"> interact to shape the </w:t>
      </w:r>
      <w:r>
        <w:t>outcome</w:t>
      </w:r>
      <w:r w:rsidR="006D05AF">
        <w:t xml:space="preserve"> of infection</w:t>
      </w:r>
      <w:ins w:id="220" w:author="Clay Cressler [2]" w:date="2026-06-08T09:33:00Z" w16du:dateUtc="2026-06-08T14:33:00Z">
        <w:r w:rsidR="003D1F26">
          <w:t>, in particular whether an infection is cleared or is chronic,</w:t>
        </w:r>
      </w:ins>
      <w:r w:rsidR="003B2BD2">
        <w:t xml:space="preserve"> at the within-host level</w:t>
      </w:r>
      <w:r w:rsidR="006D05AF">
        <w:t>.</w:t>
      </w:r>
      <w:r w:rsidR="00885F91">
        <w:t xml:space="preserve"> The per-parasite virulence, </w:t>
      </w:r>
      <w:r w:rsidR="00885F91">
        <w:rPr>
          <w:i/>
          <w:iCs/>
        </w:rPr>
        <w:t>v</w:t>
      </w:r>
      <w:r w:rsidR="00885F91">
        <w:t xml:space="preserve">, is held constant at its </w:t>
      </w:r>
      <w:r w:rsidR="00852AD3">
        <w:t xml:space="preserve">initial value, </w:t>
      </w:r>
      <m:oMath>
        <m:r>
          <w:rPr>
            <w:rFonts w:ascii="Cambria Math" w:hAnsi="Cambria Math"/>
          </w:rPr>
          <m:t>v=0.0001</m:t>
        </m:r>
      </m:oMath>
      <w:r w:rsidR="00852AD3">
        <w:rPr>
          <w:rFonts w:eastAsiaTheme="minorEastAsia"/>
        </w:rPr>
        <w:t>.</w:t>
      </w:r>
      <w:r>
        <w:rPr>
          <w:rFonts w:eastAsiaTheme="minorEastAsia"/>
        </w:rPr>
        <w:t xml:space="preserve"> Fig. 1A shows the results of deterministic simulations of the within-host model (Eq. 1); Fig. 1B shows the results of stochastic simulations of the model using a Gillespie algorithm. For each set of initial conditions, we simulated the stochastic model 100 times and then report the probability of an acute infection. The deterministic model predicts that there are three possible equilibria, depending on the initial number of Th2 cells and the initial parasite dose: a high Th1, low Th2, high parasite equilibrium corresponding to a chronic infection (red); a high Th1, high Th2, low parasite (but non-zero) equilibrium (gray); and a low Th1, high Th2, zero parasite equilibrium corresponding to clearance (black). </w:t>
      </w:r>
      <w:commentRangeStart w:id="221"/>
      <w:commentRangeStart w:id="222"/>
      <w:commentRangeStart w:id="223"/>
      <w:r>
        <w:rPr>
          <w:rFonts w:eastAsiaTheme="minorEastAsia"/>
        </w:rPr>
        <w:t>Stochasticity eliminates the high Th1, high Th2 equilibrium; instead, we see a probabilistic outcome where the probability of clearance varies between 0 and 1 for Th2 between 400-600</w:t>
      </w:r>
      <w:commentRangeEnd w:id="221"/>
      <w:r w:rsidR="00415744">
        <w:rPr>
          <w:rStyle w:val="CommentReference"/>
          <w:rFonts w:eastAsiaTheme="minorEastAsia"/>
          <w:sz w:val="24"/>
          <w:szCs w:val="24"/>
        </w:rPr>
        <w:commentReference w:id="221"/>
      </w:r>
      <w:commentRangeEnd w:id="222"/>
      <w:r w:rsidR="00C93476">
        <w:rPr>
          <w:rStyle w:val="CommentReference"/>
          <w:rFonts w:eastAsiaTheme="minorEastAsia"/>
          <w:sz w:val="24"/>
          <w:szCs w:val="24"/>
        </w:rPr>
        <w:commentReference w:id="222"/>
      </w:r>
      <w:commentRangeEnd w:id="223"/>
      <w:r w:rsidR="00B441FC">
        <w:rPr>
          <w:rStyle w:val="CommentReference"/>
          <w:rFonts w:eastAsiaTheme="minorEastAsia"/>
          <w:sz w:val="24"/>
          <w:szCs w:val="24"/>
        </w:rPr>
        <w:commentReference w:id="223"/>
      </w:r>
      <w:r>
        <w:rPr>
          <w:rFonts w:eastAsiaTheme="minorEastAsia"/>
        </w:rPr>
        <w:t>.</w:t>
      </w:r>
    </w:p>
    <w:p w14:paraId="5C710C74" w14:textId="77777777" w:rsidR="001D3A81" w:rsidRDefault="001D3A81">
      <w:pPr>
        <w:rPr>
          <w:rFonts w:eastAsiaTheme="minorEastAsia"/>
        </w:rPr>
      </w:pPr>
    </w:p>
    <w:p w14:paraId="3C2E4FB7" w14:textId="00FCDA20" w:rsidR="00DE7E8B" w:rsidRDefault="003B2BD2">
      <w:r>
        <w:t xml:space="preserve">With this intuition developed, we can consider the epidemiological and evolutionary dynamics that result from different immunological landscapes, specified by varying the minimum Th2 of </w:t>
      </w:r>
      <w:ins w:id="224" w:author="Clay Cressler [2]" w:date="2026-05-29T16:41:00Z" w16du:dateUtc="2026-05-29T21:41:00Z">
        <w:r w:rsidR="00B44BF9">
          <w:t xml:space="preserve">the </w:t>
        </w:r>
      </w:ins>
      <w:ins w:id="225" w:author="Clay Cressler [2]" w:date="2026-05-29T16:42:00Z" w16du:dateUtc="2026-05-29T21:42:00Z">
        <w:r w:rsidR="00B44BF9">
          <w:t>probability distribution that the initial immune state is drawn from</w:t>
        </w:r>
      </w:ins>
      <w:ins w:id="226" w:author="Clay Cressler [2]" w:date="2026-05-29T16:41:00Z" w16du:dateUtc="2026-05-29T21:41:00Z">
        <w:r w:rsidR="00B44BF9">
          <w:t xml:space="preserve"> </w:t>
        </w:r>
      </w:ins>
      <w:r>
        <w:t xml:space="preserve">each </w:t>
      </w:r>
      <w:ins w:id="227" w:author="Clay Cressler [2]" w:date="2026-05-29T16:42:00Z" w16du:dateUtc="2026-05-29T21:42:00Z">
        <w:r w:rsidR="00B44BF9">
          <w:t xml:space="preserve">new </w:t>
        </w:r>
      </w:ins>
      <w:r>
        <w:t>infection</w:t>
      </w:r>
      <w:commentRangeStart w:id="228"/>
      <w:r>
        <w:t xml:space="preserve">. Fig. 2 shows the epidemiological </w:t>
      </w:r>
      <w:ins w:id="229" w:author="Clay Cressler [2]" w:date="2026-05-29T16:40:00Z" w16du:dateUtc="2026-05-29T21:40:00Z">
        <w:r w:rsidR="00B44BF9">
          <w:t>dynamics that occur as the parasite is evol</w:t>
        </w:r>
      </w:ins>
      <w:ins w:id="230" w:author="Clay Cressler [2]" w:date="2026-05-29T16:41:00Z" w16du:dateUtc="2026-05-29T21:41:00Z">
        <w:r w:rsidR="00B44BF9">
          <w:t xml:space="preserve">ving. </w:t>
        </w:r>
      </w:ins>
      <w:del w:id="231" w:author="Clay Cressler [2]" w:date="2026-05-29T16:40:00Z" w16du:dateUtc="2026-05-29T21:40:00Z">
        <w:r w:rsidDel="00B44BF9">
          <w:delText>results</w:delText>
        </w:r>
      </w:del>
      <w:del w:id="232" w:author="Clay Cressler [2]" w:date="2026-05-29T16:41:00Z" w16du:dateUtc="2026-05-29T21:41:00Z">
        <w:r w:rsidR="00DE7E8B" w:rsidDel="00B44BF9">
          <w:delText xml:space="preserve">, </w:delText>
        </w:r>
        <w:commentRangeEnd w:id="228"/>
        <w:r w:rsidR="00A36767" w:rsidRPr="00415744" w:rsidDel="00B44BF9">
          <w:rPr>
            <w:rStyle w:val="CommentReference"/>
            <w:sz w:val="24"/>
            <w:szCs w:val="24"/>
            <w:highlight w:val="yellow"/>
          </w:rPr>
          <w:commentReference w:id="228"/>
        </w:r>
        <w:r w:rsidR="00DE7E8B" w:rsidRPr="00415744" w:rsidDel="00B44BF9">
          <w:rPr>
            <w:highlight w:val="yellow"/>
          </w:rPr>
          <w:delText>highlighting some particularly interesting.</w:delText>
        </w:r>
      </w:del>
      <w:r w:rsidR="00DE7E8B">
        <w:t xml:space="preserve"> In general, we observe a decrease in prevalence as we increase the minimum number of Th2 cells upon infection (main panel), reflecting an </w:t>
      </w:r>
      <w:commentRangeStart w:id="233"/>
      <w:commentRangeStart w:id="234"/>
      <w:r w:rsidR="00DE7E8B">
        <w:t xml:space="preserve">increase in the probability of </w:t>
      </w:r>
      <w:del w:id="235" w:author="Clay Cressler [2]" w:date="2026-05-30T14:37:00Z" w16du:dateUtc="2026-05-30T19:37:00Z">
        <w:r w:rsidR="00DE7E8B" w:rsidDel="008E1AE2">
          <w:delText>an acute infection</w:delText>
        </w:r>
      </w:del>
      <w:ins w:id="236" w:author="Clay Cressler [2]" w:date="2026-05-30T14:37:00Z" w16du:dateUtc="2026-05-30T19:37:00Z">
        <w:r w:rsidR="008E1AE2">
          <w:t>infection clearance</w:t>
        </w:r>
      </w:ins>
      <w:r w:rsidR="00DE7E8B">
        <w:t xml:space="preserve"> </w:t>
      </w:r>
      <w:commentRangeEnd w:id="233"/>
      <w:r w:rsidR="00415744">
        <w:rPr>
          <w:rStyle w:val="CommentReference"/>
          <w:sz w:val="24"/>
          <w:szCs w:val="24"/>
        </w:rPr>
        <w:commentReference w:id="233"/>
      </w:r>
      <w:commentRangeEnd w:id="234"/>
      <w:r w:rsidR="00914DAE">
        <w:rPr>
          <w:rStyle w:val="CommentReference"/>
          <w:sz w:val="24"/>
          <w:szCs w:val="24"/>
        </w:rPr>
        <w:commentReference w:id="234"/>
      </w:r>
      <w:r w:rsidR="00DE7E8B">
        <w:t>with a higher initial Th2 (Fig. 1</w:t>
      </w:r>
      <w:ins w:id="237" w:author="Clay Cressler [2]" w:date="2026-05-30T15:30:00Z" w16du:dateUtc="2026-05-30T20:30:00Z">
        <w:r w:rsidR="00A74E95">
          <w:t xml:space="preserve">; Fig. </w:t>
        </w:r>
      </w:ins>
      <w:ins w:id="238" w:author="Clay Cressler [2]" w:date="2026-05-31T16:48:00Z" w16du:dateUtc="2026-05-31T21:48:00Z">
        <w:r w:rsidR="007308AF">
          <w:t>4</w:t>
        </w:r>
      </w:ins>
      <w:ins w:id="239" w:author="Clay Cressler [2]" w:date="2026-05-30T15:30:00Z" w16du:dateUtc="2026-05-30T20:30:00Z">
        <w:r w:rsidR="00A74E95">
          <w:t>A</w:t>
        </w:r>
      </w:ins>
      <w:r w:rsidR="00DE7E8B">
        <w:t xml:space="preserve">). The blue points and top left panel show the epidemiological dynamics </w:t>
      </w:r>
      <w:commentRangeStart w:id="240"/>
      <w:commentRangeStart w:id="241"/>
      <w:r w:rsidR="00DE7E8B">
        <w:t>when the immune system is very likely to be Th1-biased (minimum Th2=200)</w:t>
      </w:r>
      <w:commentRangeEnd w:id="240"/>
      <w:r w:rsidR="000C6350">
        <w:rPr>
          <w:rStyle w:val="CommentReference"/>
          <w:sz w:val="24"/>
          <w:szCs w:val="24"/>
        </w:rPr>
        <w:commentReference w:id="240"/>
      </w:r>
      <w:commentRangeEnd w:id="241"/>
      <w:r w:rsidR="008E1AE2">
        <w:rPr>
          <w:rStyle w:val="CommentReference"/>
          <w:sz w:val="24"/>
          <w:szCs w:val="24"/>
        </w:rPr>
        <w:commentReference w:id="241"/>
      </w:r>
      <w:r w:rsidR="00DE7E8B">
        <w:t>. We observed no epidemic fadeouts and prevalence is nearly 100%. Conversely, the green points and bottom left panel show the epidemiological dynamics when the immune system is Th2-biased (</w:t>
      </w:r>
      <w:commentRangeStart w:id="242"/>
      <w:r w:rsidR="00DE7E8B">
        <w:t>minimum Th2=700</w:t>
      </w:r>
      <w:commentRangeEnd w:id="242"/>
      <w:r w:rsidR="0035241D">
        <w:rPr>
          <w:rStyle w:val="CommentReference"/>
          <w:sz w:val="24"/>
          <w:szCs w:val="24"/>
        </w:rPr>
        <w:commentReference w:id="242"/>
      </w:r>
      <w:r w:rsidR="00DE7E8B">
        <w:t xml:space="preserve">). </w:t>
      </w:r>
      <w:commentRangeStart w:id="243"/>
      <w:r w:rsidR="00DE7E8B">
        <w:t>Epidemic fadeouts are common</w:t>
      </w:r>
      <w:ins w:id="244" w:author="Clay Cressler [2]" w:date="2026-05-30T15:31:00Z" w16du:dateUtc="2026-05-30T20:31:00Z">
        <w:r w:rsidR="00A74E95">
          <w:t xml:space="preserve">; in those populations where the infection becomes endemic, </w:t>
        </w:r>
      </w:ins>
      <w:del w:id="245" w:author="Clay Cressler [2]" w:date="2026-05-30T15:31:00Z" w16du:dateUtc="2026-05-30T20:31:00Z">
        <w:r w:rsidR="00DE7E8B" w:rsidDel="00A74E95">
          <w:delText xml:space="preserve"> and </w:delText>
        </w:r>
      </w:del>
      <w:r w:rsidR="00DE7E8B">
        <w:t xml:space="preserve">prevalence reaches an approximate steady state around 25%. </w:t>
      </w:r>
      <w:commentRangeEnd w:id="243"/>
      <w:r w:rsidR="00415744">
        <w:rPr>
          <w:rStyle w:val="CommentReference"/>
          <w:sz w:val="24"/>
          <w:szCs w:val="24"/>
        </w:rPr>
        <w:commentReference w:id="243"/>
      </w:r>
      <w:r w:rsidR="00DE7E8B">
        <w:t xml:space="preserve">The orange points and middle left panel </w:t>
      </w:r>
      <w:r w:rsidR="00DE7E8B">
        <w:lastRenderedPageBreak/>
        <w:t xml:space="preserve">show the epidemiological dynamics when there is moderate Th2 bias (minimum Th2=575). Here we observe much more variability in the final prevalence across simulations and it is also clear that we have not yet reached a steady state; this is because the </w:t>
      </w:r>
      <w:commentRangeStart w:id="246"/>
      <w:commentRangeStart w:id="247"/>
      <w:commentRangeStart w:id="248"/>
      <w:r w:rsidR="00DE7E8B">
        <w:t xml:space="preserve">eco-evolutionary dynamics are still occurring </w:t>
      </w:r>
      <w:commentRangeEnd w:id="246"/>
      <w:r w:rsidR="00415744">
        <w:rPr>
          <w:rStyle w:val="CommentReference"/>
          <w:sz w:val="24"/>
          <w:szCs w:val="24"/>
        </w:rPr>
        <w:commentReference w:id="246"/>
      </w:r>
      <w:commentRangeEnd w:id="247"/>
      <w:r w:rsidR="003B7667">
        <w:rPr>
          <w:rStyle w:val="CommentReference"/>
          <w:sz w:val="24"/>
          <w:szCs w:val="24"/>
        </w:rPr>
        <w:commentReference w:id="247"/>
      </w:r>
      <w:commentRangeEnd w:id="248"/>
      <w:r w:rsidR="00B83F2D">
        <w:rPr>
          <w:rStyle w:val="CommentReference"/>
          <w:sz w:val="24"/>
          <w:szCs w:val="24"/>
        </w:rPr>
        <w:commentReference w:id="248"/>
      </w:r>
      <w:r w:rsidR="00DE7E8B">
        <w:t>(Fig. 3).</w:t>
      </w:r>
      <w:ins w:id="249" w:author="Clay Cressler [2]" w:date="2026-05-31T16:50:00Z" w16du:dateUtc="2026-05-31T21:50:00Z">
        <w:r w:rsidR="007308AF">
          <w:t xml:space="preserve"> At this intermediate Th2 bias, the eco-evolutionary dynamics do not </w:t>
        </w:r>
      </w:ins>
      <w:ins w:id="250" w:author="Clay Cressler [2]" w:date="2026-05-31T16:51:00Z" w16du:dateUtc="2026-05-31T21:51:00Z">
        <w:r w:rsidR="007308AF">
          <w:t>reach a</w:t>
        </w:r>
      </w:ins>
      <w:ins w:id="251" w:author="Clay Cressler [2]" w:date="2026-05-31T16:53:00Z" w16du:dateUtc="2026-05-31T21:53:00Z">
        <w:r w:rsidR="00B4274F">
          <w:t xml:space="preserve"> </w:t>
        </w:r>
      </w:ins>
      <w:ins w:id="252" w:author="Clay Cressler [2]" w:date="2026-05-31T16:51:00Z" w16du:dateUtc="2026-05-31T21:51:00Z">
        <w:r w:rsidR="007308AF">
          <w:t>steady state</w:t>
        </w:r>
      </w:ins>
      <w:ins w:id="253" w:author="Clay Cressler [2]" w:date="2026-05-31T16:53:00Z" w16du:dateUtc="2026-05-31T21:53:00Z">
        <w:r w:rsidR="00B4274F">
          <w:t>, even after 1</w:t>
        </w:r>
      </w:ins>
      <w:ins w:id="254" w:author="Clay Cressler [2]" w:date="2026-05-31T16:51:00Z" w16du:dateUtc="2026-05-31T21:51:00Z">
        <w:r w:rsidR="007308AF">
          <w:t>500 timesteps and there is considerable variation between stochastic replicate simulations</w:t>
        </w:r>
      </w:ins>
      <w:ins w:id="255" w:author="Clay Cressler [2]" w:date="2026-05-31T16:53:00Z" w16du:dateUtc="2026-05-31T21:53:00Z">
        <w:r w:rsidR="00B4274F">
          <w:t xml:space="preserve"> (Supplementary Figure S1)</w:t>
        </w:r>
      </w:ins>
      <w:ins w:id="256" w:author="Clay Cressler [2]" w:date="2026-05-31T16:51:00Z" w16du:dateUtc="2026-05-31T21:51:00Z">
        <w:r w:rsidR="007308AF">
          <w:t>.</w:t>
        </w:r>
      </w:ins>
    </w:p>
    <w:p w14:paraId="079E0D54" w14:textId="77777777" w:rsidR="00DE7E8B" w:rsidRDefault="00DE7E8B"/>
    <w:p w14:paraId="28CFD83B" w14:textId="3AD271E3" w:rsidR="00397EFC" w:rsidRDefault="00397EFC">
      <w:r>
        <w:t xml:space="preserve">Evolutionarily, we see that when the immune system is Th1-biased (minimum Th2=200; top left panel of Fig. 3), </w:t>
      </w:r>
      <w:commentRangeStart w:id="257"/>
      <w:r>
        <w:t>virulence evolves to be very low as chronic infections are very likely</w:t>
      </w:r>
      <w:commentRangeEnd w:id="257"/>
      <w:r w:rsidR="00507A4D">
        <w:rPr>
          <w:rStyle w:val="CommentReference"/>
          <w:sz w:val="24"/>
          <w:szCs w:val="24"/>
        </w:rPr>
        <w:commentReference w:id="257"/>
      </w:r>
      <w:r>
        <w:t xml:space="preserve">. Conversely, when the immune system is Th2-biased (minimum Th2=700; bottom left panel of Fig. 3), virulence evolves to be high as acute infections are very likely. When there is moderate Th2 bias (minimum Th2=575), the evolutionary outcomes are highly variable; overall, most simulations are evolving towards lower virulence, but many have maintained very high virulence throughout the entire simulation run, </w:t>
      </w:r>
      <w:commentRangeStart w:id="258"/>
      <w:commentRangeStart w:id="259"/>
      <w:r>
        <w:t>implying that virulence evolution is much less predictable</w:t>
      </w:r>
      <w:commentRangeEnd w:id="258"/>
      <w:r w:rsidR="008C1D6F">
        <w:rPr>
          <w:rStyle w:val="CommentReference"/>
          <w:sz w:val="24"/>
          <w:szCs w:val="24"/>
        </w:rPr>
        <w:commentReference w:id="258"/>
      </w:r>
      <w:commentRangeEnd w:id="259"/>
      <w:r w:rsidR="00356517">
        <w:rPr>
          <w:rStyle w:val="CommentReference"/>
          <w:sz w:val="24"/>
          <w:szCs w:val="24"/>
        </w:rPr>
        <w:commentReference w:id="259"/>
      </w:r>
      <w:r>
        <w:t xml:space="preserve">. </w:t>
      </w:r>
      <w:ins w:id="260" w:author="Clay Cressler [2]" w:date="2026-05-31T16:58:00Z" w16du:dateUtc="2026-05-31T21:58:00Z">
        <w:r w:rsidR="00DA5D4B">
          <w:t xml:space="preserve">For moderate Th2 bias, this variability can persist for a long time; although most simulations have </w:t>
        </w:r>
      </w:ins>
      <w:ins w:id="261" w:author="Clay Cressler [2]" w:date="2026-05-31T16:59:00Z" w16du:dateUtc="2026-05-31T21:59:00Z">
        <w:r w:rsidR="00DA5D4B">
          <w:t xml:space="preserve">reached low virulence by 1500 timsteps, there are still multiple replicates with higher-than-expected virulence (Supplementary Fig. S1). </w:t>
        </w:r>
      </w:ins>
      <w:r>
        <w:t xml:space="preserve">Overall, as the immune system becomes more Th2-biased and </w:t>
      </w:r>
      <w:commentRangeStart w:id="262"/>
      <w:r>
        <w:t xml:space="preserve">acute infections are </w:t>
      </w:r>
      <w:r w:rsidR="004F15DD">
        <w:t xml:space="preserve">more </w:t>
      </w:r>
      <w:r>
        <w:t>likely</w:t>
      </w:r>
      <w:commentRangeEnd w:id="262"/>
      <w:r w:rsidR="00897EA8">
        <w:rPr>
          <w:rStyle w:val="CommentReference"/>
          <w:sz w:val="24"/>
          <w:szCs w:val="24"/>
        </w:rPr>
        <w:commentReference w:id="262"/>
      </w:r>
      <w:r>
        <w:t>, parasite virulence evolves to be higher</w:t>
      </w:r>
      <w:r w:rsidR="00217B1D">
        <w:t xml:space="preserve"> (Fig. 3, main panel).</w:t>
      </w:r>
    </w:p>
    <w:p w14:paraId="05237D7C" w14:textId="77777777" w:rsidR="003E5B14" w:rsidRDefault="003E5B14"/>
    <w:p w14:paraId="75106735" w14:textId="309EB728" w:rsidR="005C3D75" w:rsidRDefault="004816D9">
      <w:r>
        <w:t>Figure 4 visualizes how evolution of virulence across different immune landscapes has modified parasite fitness components.</w:t>
      </w:r>
      <w:ins w:id="263" w:author="Clay Cressler [2]" w:date="2026-06-08T09:29:00Z" w16du:dateUtc="2026-06-08T14:29:00Z">
        <w:r w:rsidR="00366964">
          <w:t xml:space="preserve"> We examine only the first 500 timesteps of each simulation to avoid issues with right-censoring of infection duration.</w:t>
        </w:r>
      </w:ins>
      <w:r w:rsidR="005C3D75">
        <w:t xml:space="preserve"> When the initial immune state is likely Th1-biased</w:t>
      </w:r>
      <w:ins w:id="264" w:author="Clay Cressler [2]" w:date="2026-06-01T12:47:00Z" w16du:dateUtc="2026-06-01T17:47:00Z">
        <w:r w:rsidR="00D23381">
          <w:t xml:space="preserve"> (that is, when</w:t>
        </w:r>
      </w:ins>
      <w:ins w:id="265" w:author="Clay Cressler [2]" w:date="2026-06-01T12:48:00Z" w16du:dateUtc="2026-06-01T17:48:00Z">
        <w:r w:rsidR="00D23381">
          <w:t xml:space="preserve"> the initial number of Th2 cells is low)</w:t>
        </w:r>
      </w:ins>
      <w:r w:rsidR="005C3D75">
        <w:t xml:space="preserve">, parasite evolution reduces the probability of clearance, whereas the probability of </w:t>
      </w:r>
      <w:commentRangeStart w:id="266"/>
      <w:commentRangeStart w:id="267"/>
      <w:r w:rsidR="005C3D75">
        <w:t>clearance remains relatively fixed over eco-evolutionary time when the immune state is likely Th2-biased</w:t>
      </w:r>
      <w:commentRangeEnd w:id="266"/>
      <w:r w:rsidR="006578D1">
        <w:rPr>
          <w:rStyle w:val="CommentReference"/>
          <w:sz w:val="24"/>
          <w:szCs w:val="24"/>
        </w:rPr>
        <w:commentReference w:id="266"/>
      </w:r>
      <w:commentRangeEnd w:id="267"/>
      <w:r w:rsidR="00D23381">
        <w:rPr>
          <w:rStyle w:val="CommentReference"/>
          <w:sz w:val="24"/>
          <w:szCs w:val="24"/>
        </w:rPr>
        <w:commentReference w:id="267"/>
      </w:r>
      <w:r w:rsidR="005C3D75">
        <w:t xml:space="preserve"> (</w:t>
      </w:r>
      <w:ins w:id="268" w:author="Clay Cressler [2]" w:date="2026-06-01T12:44:00Z" w16du:dateUtc="2026-06-01T17:44:00Z">
        <w:r w:rsidR="00D23381">
          <w:t xml:space="preserve">compare the red lines </w:t>
        </w:r>
      </w:ins>
      <w:ins w:id="269" w:author="Clay Cressler [2]" w:date="2026-06-08T09:28:00Z" w16du:dateUtc="2026-06-08T14:28:00Z">
        <w:r w:rsidR="00366964">
          <w:t xml:space="preserve">[Th1-biasd] </w:t>
        </w:r>
      </w:ins>
      <w:ins w:id="270" w:author="Clay Cressler [2]" w:date="2026-06-01T12:44:00Z" w16du:dateUtc="2026-06-01T17:44:00Z">
        <w:r w:rsidR="00D23381">
          <w:t>to the blue lines</w:t>
        </w:r>
      </w:ins>
      <w:ins w:id="271" w:author="Clay Cressler [2]" w:date="2026-06-08T09:28:00Z" w16du:dateUtc="2026-06-08T14:28:00Z">
        <w:r w:rsidR="00366964">
          <w:t xml:space="preserve"> [Th2-biased]</w:t>
        </w:r>
      </w:ins>
      <w:ins w:id="272" w:author="Clay Cressler [2]" w:date="2026-06-01T12:44:00Z" w16du:dateUtc="2026-06-01T17:44:00Z">
        <w:r w:rsidR="00D23381">
          <w:t xml:space="preserve"> in </w:t>
        </w:r>
      </w:ins>
      <w:r w:rsidR="005C3D75">
        <w:t xml:space="preserve">Fig. 4A). Note, however, that </w:t>
      </w:r>
      <w:del w:id="273" w:author="Clay Cressler [2]" w:date="2026-06-01T12:45:00Z" w16du:dateUtc="2026-06-01T17:45:00Z">
        <w:r w:rsidR="005C3D75" w:rsidDel="00D23381">
          <w:delText xml:space="preserve">even when the </w:delText>
        </w:r>
        <w:r w:rsidR="00E11B8A" w:rsidDel="00D23381">
          <w:delText xml:space="preserve">immune system </w:delText>
        </w:r>
        <w:r w:rsidR="005C3D75" w:rsidDel="00D23381">
          <w:delText xml:space="preserve">is strongly </w:delText>
        </w:r>
        <w:commentRangeStart w:id="274"/>
        <w:r w:rsidR="005C3D75" w:rsidDel="00D23381">
          <w:delText>Th1-biased</w:delText>
        </w:r>
        <w:commentRangeEnd w:id="274"/>
        <w:r w:rsidR="00E11B8A" w:rsidDel="00D23381">
          <w:rPr>
            <w:rStyle w:val="CommentReference"/>
            <w:sz w:val="24"/>
            <w:szCs w:val="24"/>
          </w:rPr>
          <w:commentReference w:id="274"/>
        </w:r>
        <w:r w:rsidR="005C3D75" w:rsidDel="00D23381">
          <w:delText xml:space="preserve"> </w:delText>
        </w:r>
      </w:del>
      <w:r w:rsidR="005C3D75">
        <w:t>the probability of clearance remains positive, indicating that not all infections are chronic</w:t>
      </w:r>
      <w:ins w:id="275" w:author="Clay Cressler [2]" w:date="2026-06-01T12:45:00Z" w16du:dateUtc="2026-06-01T17:45:00Z">
        <w:r w:rsidR="00D23381">
          <w:t xml:space="preserve"> even in the most Th1-biased immune landscapes</w:t>
        </w:r>
      </w:ins>
      <w:r w:rsidR="005C3D75">
        <w:t xml:space="preserve">. </w:t>
      </w:r>
      <w:r w:rsidR="00817969">
        <w:t>Unsurprisingly, as clearance probability declines in Th1-biased immune landscapes, infection duration increases</w:t>
      </w:r>
      <w:ins w:id="276" w:author="Clay Cressler [2]" w:date="2026-06-01T12:46:00Z" w16du:dateUtc="2026-06-01T17:46:00Z">
        <w:r w:rsidR="00D23381">
          <w:t xml:space="preserve"> (red lines in Fig. 4B)</w:t>
        </w:r>
      </w:ins>
      <w:r w:rsidR="00817969">
        <w:t xml:space="preserve">. </w:t>
      </w:r>
      <w:commentRangeStart w:id="277"/>
      <w:commentRangeStart w:id="278"/>
      <w:r w:rsidR="00817969">
        <w:t>More surprisingly, given the fact that virulence is increasing in Th2-biased landscapes (Fig. 3), infection duration remains relatively constant (</w:t>
      </w:r>
      <w:ins w:id="279" w:author="Clay Cressler [2]" w:date="2026-06-01T12:46:00Z" w16du:dateUtc="2026-06-01T17:46:00Z">
        <w:r w:rsidR="00D23381">
          <w:t xml:space="preserve">blue lines in </w:t>
        </w:r>
      </w:ins>
      <w:commentRangeStart w:id="280"/>
      <w:r w:rsidR="00817969">
        <w:t>Fig. 4B</w:t>
      </w:r>
      <w:commentRangeEnd w:id="280"/>
      <w:r w:rsidR="000D7EEF">
        <w:rPr>
          <w:rStyle w:val="CommentReference"/>
          <w:sz w:val="24"/>
          <w:szCs w:val="24"/>
        </w:rPr>
        <w:commentReference w:id="280"/>
      </w:r>
      <w:r w:rsidR="00817969">
        <w:t>)</w:t>
      </w:r>
      <w:ins w:id="281" w:author="Clay Cressler [2]" w:date="2026-06-01T12:46:00Z" w16du:dateUtc="2026-06-01T17:46:00Z">
        <w:r w:rsidR="00D23381">
          <w:t>, a point we return to in the Disc</w:t>
        </w:r>
      </w:ins>
      <w:ins w:id="282" w:author="Clay Cressler [2]" w:date="2026-06-01T12:47:00Z" w16du:dateUtc="2026-06-01T17:47:00Z">
        <w:r w:rsidR="00D23381">
          <w:t>ussion</w:t>
        </w:r>
      </w:ins>
      <w:r w:rsidR="00817969">
        <w:t xml:space="preserve">. </w:t>
      </w:r>
      <w:commentRangeEnd w:id="277"/>
      <w:r w:rsidR="000D7EEF">
        <w:rPr>
          <w:rStyle w:val="CommentReference"/>
          <w:sz w:val="24"/>
          <w:szCs w:val="24"/>
        </w:rPr>
        <w:commentReference w:id="277"/>
      </w:r>
      <w:commentRangeEnd w:id="278"/>
      <w:r w:rsidR="00D67A0E">
        <w:rPr>
          <w:rStyle w:val="CommentReference"/>
          <w:sz w:val="24"/>
          <w:szCs w:val="24"/>
        </w:rPr>
        <w:commentReference w:id="278"/>
      </w:r>
      <w:r w:rsidR="00817969">
        <w:t>Finally, evolution of reduced virulence in Th1-biased landscapes leads to lower peak parasite abundance, whereas evolution of increased virulence in Th2-biased landscapes leads to higher peak parasite abundance (Fig. 4C). Combining the insights from Figs. 2</w:t>
      </w:r>
      <w:ins w:id="283" w:author="David Chang van Oordt" w:date="2026-05-21T21:28:00Z" w16du:dateUtc="2026-05-22T01:28:00Z">
        <w:r w:rsidR="00005B20">
          <w:sym w:font="Symbol" w:char="F02D"/>
        </w:r>
      </w:ins>
      <w:del w:id="284" w:author="David Chang van Oordt" w:date="2026-05-21T21:28:00Z" w16du:dateUtc="2026-05-22T01:28:00Z">
        <w:r w:rsidR="00817969" w:rsidDel="00005B20">
          <w:delText>-</w:delText>
        </w:r>
      </w:del>
      <w:r w:rsidR="00817969">
        <w:t>4, we see that Th1-biased immune landscapes lead to the evolution of reduced virulence</w:t>
      </w:r>
      <w:ins w:id="285" w:author="Clay Cressler [2]" w:date="2026-06-08T09:31:00Z" w16du:dateUtc="2026-06-08T14:31:00Z">
        <w:r w:rsidR="00366964">
          <w:t>, which</w:t>
        </w:r>
      </w:ins>
      <w:del w:id="286" w:author="Clay Cressler [2]" w:date="2026-06-08T09:31:00Z" w16du:dateUtc="2026-06-08T14:31:00Z">
        <w:r w:rsidR="00817969" w:rsidDel="00366964">
          <w:delText xml:space="preserve"> to</w:delText>
        </w:r>
      </w:del>
      <w:r w:rsidR="00817969">
        <w:t xml:space="preserve"> reduce</w:t>
      </w:r>
      <w:ins w:id="287" w:author="Clay Cressler [2]" w:date="2026-06-08T09:31:00Z" w16du:dateUtc="2026-06-08T14:31:00Z">
        <w:r w:rsidR="00366964">
          <w:t>s</w:t>
        </w:r>
      </w:ins>
      <w:r w:rsidR="00817969">
        <w:t xml:space="preserve"> clearance probability and increase</w:t>
      </w:r>
      <w:ins w:id="288" w:author="Clay Cressler [2]" w:date="2026-06-08T09:31:00Z" w16du:dateUtc="2026-06-08T14:31:00Z">
        <w:r w:rsidR="00366964">
          <w:t>s</w:t>
        </w:r>
      </w:ins>
      <w:r w:rsidR="00817969">
        <w:t xml:space="preserve"> infection duration, </w:t>
      </w:r>
      <w:del w:id="289" w:author="Clay Cressler [2]" w:date="2026-06-08T09:31:00Z" w16du:dateUtc="2026-06-08T14:31:00Z">
        <w:r w:rsidR="00817969" w:rsidDel="00366964">
          <w:delText xml:space="preserve">which </w:delText>
        </w:r>
      </w:del>
      <w:r w:rsidR="00817969">
        <w:t>lead</w:t>
      </w:r>
      <w:ins w:id="290" w:author="Clay Cressler [2]" w:date="2026-06-08T09:31:00Z" w16du:dateUtc="2026-06-08T14:31:00Z">
        <w:r w:rsidR="00366964">
          <w:t>ing</w:t>
        </w:r>
      </w:ins>
      <w:del w:id="291" w:author="Clay Cressler [2]" w:date="2026-06-08T09:31:00Z" w16du:dateUtc="2026-06-08T14:31:00Z">
        <w:r w:rsidR="00817969" w:rsidDel="00366964">
          <w:delText>s</w:delText>
        </w:r>
      </w:del>
      <w:r w:rsidR="00817969">
        <w:t xml:space="preserve"> to high prevalence of infection within the host population. </w:t>
      </w:r>
      <w:commentRangeStart w:id="292"/>
      <w:r w:rsidR="00817969">
        <w:t>Th2-biased immune landscapes lead to the evolution of increased virulence</w:t>
      </w:r>
      <w:ins w:id="293" w:author="Clay Cressler [2]" w:date="2026-06-08T09:31:00Z" w16du:dateUtc="2026-06-08T14:31:00Z">
        <w:r w:rsidR="00366964">
          <w:t>,</w:t>
        </w:r>
      </w:ins>
      <w:r w:rsidR="00817969">
        <w:t xml:space="preserve"> </w:t>
      </w:r>
      <w:commentRangeStart w:id="294"/>
      <w:del w:id="295" w:author="Clay Cressler [2]" w:date="2026-06-08T09:31:00Z" w16du:dateUtc="2026-06-08T14:31:00Z">
        <w:r w:rsidR="00817969" w:rsidDel="00366964">
          <w:delText>to</w:delText>
        </w:r>
      </w:del>
      <w:ins w:id="296" w:author="Clay Cressler [2]" w:date="2026-06-08T09:31:00Z" w16du:dateUtc="2026-06-08T14:31:00Z">
        <w:r w:rsidR="00366964">
          <w:t>which</w:t>
        </w:r>
      </w:ins>
      <w:r w:rsidR="00817969">
        <w:t xml:space="preserve"> increase</w:t>
      </w:r>
      <w:commentRangeEnd w:id="294"/>
      <w:r w:rsidR="005754AF">
        <w:rPr>
          <w:rStyle w:val="CommentReference"/>
          <w:sz w:val="24"/>
          <w:szCs w:val="24"/>
        </w:rPr>
        <w:commentReference w:id="294"/>
      </w:r>
      <w:ins w:id="297" w:author="Clay Cressler [2]" w:date="2026-06-08T09:31:00Z" w16du:dateUtc="2026-06-08T14:31:00Z">
        <w:r w:rsidR="00366964">
          <w:t>s</w:t>
        </w:r>
      </w:ins>
      <w:r w:rsidR="00817969">
        <w:t xml:space="preserve"> peak parasite abundance, thereby increasing transmission, but </w:t>
      </w:r>
      <w:ins w:id="298" w:author="Clay Cressler [2]" w:date="2026-06-08T09:31:00Z" w16du:dateUtc="2026-06-08T14:31:00Z">
        <w:r w:rsidR="00366964">
          <w:t>without reducing</w:t>
        </w:r>
      </w:ins>
      <w:ins w:id="299" w:author="Clay Cressler [2]" w:date="2026-06-08T09:32:00Z" w16du:dateUtc="2026-06-08T14:32:00Z">
        <w:r w:rsidR="00366964">
          <w:t xml:space="preserve"> </w:t>
        </w:r>
      </w:ins>
      <w:r w:rsidR="00817969">
        <w:t>the high clearance probability</w:t>
      </w:r>
      <w:ins w:id="300" w:author="Clay Cressler [2]" w:date="2026-06-08T09:32:00Z" w16du:dateUtc="2026-06-08T14:32:00Z">
        <w:r w:rsidR="00366964">
          <w:t>,</w:t>
        </w:r>
      </w:ins>
      <w:r w:rsidR="00817969">
        <w:t xml:space="preserve"> </w:t>
      </w:r>
      <w:ins w:id="301" w:author="Clay Cressler [2]" w:date="2026-06-08T09:32:00Z" w16du:dateUtc="2026-06-08T14:32:00Z">
        <w:r w:rsidR="00366964">
          <w:t xml:space="preserve">which </w:t>
        </w:r>
      </w:ins>
      <w:r w:rsidR="00817969">
        <w:t>leads to low prevalence of infection.</w:t>
      </w:r>
      <w:commentRangeEnd w:id="292"/>
      <w:r w:rsidR="00677FCC">
        <w:rPr>
          <w:rStyle w:val="CommentReference"/>
          <w:sz w:val="24"/>
          <w:szCs w:val="24"/>
        </w:rPr>
        <w:commentReference w:id="292"/>
      </w:r>
    </w:p>
    <w:p w14:paraId="4F88C00B" w14:textId="77777777" w:rsidR="00817969" w:rsidRDefault="00817969"/>
    <w:p w14:paraId="140323C4" w14:textId="242151F5" w:rsidR="00DE7E8B" w:rsidRDefault="0080231D">
      <w:r>
        <w:lastRenderedPageBreak/>
        <w:t xml:space="preserve">Finally, to </w:t>
      </w:r>
      <w:r w:rsidR="00817969">
        <w:t>confirm</w:t>
      </w:r>
      <w:r>
        <w:t xml:space="preserve"> that it is the </w:t>
      </w:r>
      <w:commentRangeStart w:id="302"/>
      <w:r>
        <w:t xml:space="preserve">acute versus chronic infection probability </w:t>
      </w:r>
      <w:commentRangeEnd w:id="302"/>
      <w:r w:rsidR="0058134C">
        <w:rPr>
          <w:rStyle w:val="CommentReference"/>
          <w:sz w:val="24"/>
          <w:szCs w:val="24"/>
        </w:rPr>
        <w:commentReference w:id="302"/>
      </w:r>
      <w:r>
        <w:t xml:space="preserve">that is driving the evolutionary and epidemiological outcomes, we consider the evolution of virulence in </w:t>
      </w:r>
      <w:r w:rsidRPr="000D7EEF">
        <w:rPr>
          <w:highlight w:val="yellow"/>
        </w:rPr>
        <w:t>a</w:t>
      </w:r>
      <w:r>
        <w:t xml:space="preserve"> greatly simplified </w:t>
      </w:r>
      <w:commentRangeStart w:id="303"/>
      <w:r>
        <w:t>system</w:t>
      </w:r>
      <w:commentRangeEnd w:id="303"/>
      <w:r w:rsidR="009A16F6">
        <w:rPr>
          <w:rStyle w:val="CommentReference"/>
          <w:sz w:val="24"/>
          <w:szCs w:val="24"/>
        </w:rPr>
        <w:commentReference w:id="303"/>
      </w:r>
      <w:r>
        <w:t xml:space="preserve">: </w:t>
      </w:r>
    </w:p>
    <w:p w14:paraId="469A303B" w14:textId="77777777" w:rsidR="0080231D" w:rsidRDefault="0080231D"/>
    <w:tbl>
      <w:tblPr>
        <w:tblStyle w:val="TableGrid"/>
        <w:tblW w:w="0" w:type="auto"/>
        <w:tblLook w:val="04A0" w:firstRow="1" w:lastRow="0" w:firstColumn="1" w:lastColumn="0" w:noHBand="0" w:noVBand="1"/>
      </w:tblPr>
      <w:tblGrid>
        <w:gridCol w:w="8865"/>
        <w:gridCol w:w="485"/>
      </w:tblGrid>
      <w:tr w:rsidR="0080231D" w14:paraId="3DDBCCF0" w14:textId="77777777">
        <w:tc>
          <w:tcPr>
            <w:tcW w:w="8905" w:type="dxa"/>
          </w:tcPr>
          <w:p w14:paraId="0A132F01" w14:textId="444BC62A" w:rsidR="0080231D" w:rsidRPr="00BF54E6" w:rsidRDefault="00000000">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num>
                      <m:den>
                        <m:r>
                          <w:rPr>
                            <w:rFonts w:ascii="Cambria Math" w:hAnsi="Cambria Math"/>
                          </w:rPr>
                          <m:t>K</m:t>
                        </m:r>
                      </m:den>
                    </m:f>
                  </m:e>
                </m:d>
                <m:r>
                  <w:rPr>
                    <w:rFonts w:ascii="Cambria Math" w:hAnsi="Cambria Math"/>
                  </w:rPr>
                  <m:t>-μS-β</m:t>
                </m:r>
                <m:d>
                  <m:dPr>
                    <m:ctrlPr>
                      <w:rPr>
                        <w:rFonts w:ascii="Cambria Math" w:hAnsi="Cambria Math"/>
                        <w:i/>
                        <w:iCs/>
                      </w:rPr>
                    </m:ctrlPr>
                  </m:dPr>
                  <m:e>
                    <m:r>
                      <w:rPr>
                        <w:rFonts w:ascii="Cambria Math" w:hAnsi="Cambria Math"/>
                      </w:rPr>
                      <m:t>v</m:t>
                    </m:r>
                  </m:e>
                </m:d>
                <m:r>
                  <w:del w:id="304" w:author="Clay Cressler [2]" w:date="2026-06-08T09:39:00Z" w16du:dateUtc="2026-06-08T14:39:00Z">
                    <w:rPr>
                      <w:rFonts w:ascii="Cambria Math" w:hAnsi="Cambria Math"/>
                    </w:rPr>
                    <m:t>S</m:t>
                  </w:del>
                </m:r>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e>
                </m:d>
                <m:r>
                  <w:ins w:id="305" w:author="Clay Cressler [2]" w:date="2026-06-08T09:39:00Z" w16du:dateUtc="2026-06-08T14:39:00Z">
                    <w:rPr>
                      <w:rFonts w:ascii="Cambria Math" w:hAnsi="Cambria Math"/>
                    </w:rPr>
                    <m:t>S</m:t>
                  </w:ins>
                </m:r>
                <m:r>
                  <w:rPr>
                    <w:rFonts w:ascii="Cambria Math" w:hAnsi="Cambria Math"/>
                  </w:rPr>
                  <m:t>+γ</m:t>
                </m:r>
                <m:sSub>
                  <m:sSubPr>
                    <m:ctrlPr>
                      <w:rPr>
                        <w:rFonts w:ascii="Cambria Math" w:hAnsi="Cambria Math"/>
                        <w:i/>
                        <w:iCs/>
                      </w:rPr>
                    </m:ctrlPr>
                  </m:sSubPr>
                  <m:e>
                    <m:r>
                      <w:rPr>
                        <w:rFonts w:ascii="Cambria Math" w:hAnsi="Cambria Math"/>
                      </w:rPr>
                      <m:t>I</m:t>
                    </m:r>
                  </m:e>
                  <m:sub>
                    <m:r>
                      <w:rPr>
                        <w:rFonts w:ascii="Cambria Math" w:hAnsi="Cambria Math"/>
                      </w:rPr>
                      <m:t>a</m:t>
                    </m:r>
                  </m:sub>
                </m:sSub>
              </m:oMath>
            </m:oMathPara>
          </w:p>
          <w:p w14:paraId="7CF5699D" w14:textId="1C639C01" w:rsidR="0080231D" w:rsidRPr="0080231D" w:rsidRDefault="00000000">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β(v)</m:t>
                </m:r>
                <m:r>
                  <w:del w:id="306" w:author="Clay Cressler [2]" w:date="2026-06-08T09:39:00Z" w16du:dateUtc="2026-06-08T14:39:00Z">
                    <w:rPr>
                      <w:rFonts w:ascii="Cambria Math" w:hAnsi="Cambria Math"/>
                    </w:rPr>
                    <m:t>S</m:t>
                  </w:del>
                </m:r>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m:t>
                </m:r>
                <m:r>
                  <w:ins w:id="307" w:author="Clay Cressler [2]" w:date="2026-06-08T09:39:00Z" w16du:dateUtc="2026-06-08T14:39:00Z">
                    <w:rPr>
                      <w:rFonts w:ascii="Cambria Math" w:hAnsi="Cambria Math"/>
                    </w:rPr>
                    <m:t>S</m:t>
                  </w:ins>
                </m:r>
                <m:r>
                  <w:rPr>
                    <w:rFonts w:ascii="Cambria Math" w:eastAsiaTheme="minorEastAsia" w:hAnsi="Cambria Math"/>
                  </w:rPr>
                  <m:t>-(v+γ+μ)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oMath>
            </m:oMathPara>
          </w:p>
          <w:p w14:paraId="1CFEF7A2" w14:textId="2BAED4EF" w:rsidR="0080231D" w:rsidRPr="001D3A81" w:rsidRDefault="00000000">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v</m:t>
                    </m:r>
                  </m:e>
                </m:d>
                <m:r>
                  <w:del w:id="308" w:author="Clay Cressler [2]" w:date="2026-06-08T09:39:00Z" w16du:dateUtc="2026-06-08T14:39:00Z">
                    <w:rPr>
                      <w:rFonts w:ascii="Cambria Math" w:eastAsiaTheme="minorEastAsia" w:hAnsi="Cambria Math"/>
                    </w:rPr>
                    <m:t>S</m:t>
                  </w:del>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e>
                </m:d>
                <m:r>
                  <w:ins w:id="309" w:author="Clay Cressler [2]" w:date="2026-06-08T09:39:00Z" w16du:dateUtc="2026-06-08T14:39:00Z">
                    <w:rPr>
                      <w:rFonts w:ascii="Cambria Math" w:eastAsiaTheme="minorEastAsia" w:hAnsi="Cambria Math"/>
                    </w:rPr>
                    <m:t>S</m:t>
                  </w:ins>
                </m:r>
                <m:r>
                  <w:rPr>
                    <w:rFonts w:ascii="Cambria Math" w:eastAsiaTheme="minorEastAsia" w:hAnsi="Cambria Math"/>
                  </w:rPr>
                  <m:t>-(v+μ)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oMath>
            </m:oMathPara>
          </w:p>
        </w:tc>
        <w:tc>
          <w:tcPr>
            <w:tcW w:w="445" w:type="dxa"/>
          </w:tcPr>
          <w:p w14:paraId="7C6EB327" w14:textId="0FE71CAD" w:rsidR="0080231D" w:rsidRDefault="0080231D">
            <w:pPr>
              <w:jc w:val="center"/>
              <w:rPr>
                <w:rFonts w:ascii="Arial" w:hAnsi="Arial" w:cs="Arial"/>
                <w:sz w:val="22"/>
                <w:szCs w:val="22"/>
                <w:lang w:val="en-GB"/>
              </w:rPr>
            </w:pPr>
            <w:r>
              <w:rPr>
                <w:rFonts w:ascii="Arial" w:hAnsi="Arial" w:cs="Arial"/>
                <w:sz w:val="22"/>
                <w:szCs w:val="22"/>
                <w:lang w:val="en-GB"/>
              </w:rPr>
              <w:t>(3)</w:t>
            </w:r>
          </w:p>
        </w:tc>
      </w:tr>
    </w:tbl>
    <w:p w14:paraId="79E6107B" w14:textId="77777777" w:rsidR="0080231D" w:rsidRDefault="0080231D"/>
    <w:p w14:paraId="0FB528C0" w14:textId="25F24212" w:rsidR="0080231D" w:rsidRDefault="0080231D">
      <w:pPr>
        <w:rPr>
          <w:rFonts w:eastAsiaTheme="minorEastAsia"/>
        </w:rPr>
      </w:pPr>
      <w:r>
        <w:t>In this model, infected hosts are either acutely infected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eastAsiaTheme="minorEastAsia"/>
        </w:rPr>
        <w:t>) or chronically infected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with the probability of entering either infected class determined at infection (</w:t>
      </w:r>
      <m:oMath>
        <m:r>
          <w:rPr>
            <w:rFonts w:ascii="Cambria Math" w:eastAsiaTheme="minorEastAsia" w:hAnsi="Cambria Math"/>
          </w:rPr>
          <m:t>p</m:t>
        </m:r>
      </m:oMath>
      <w:r>
        <w:rPr>
          <w:rFonts w:eastAsiaTheme="minorEastAsia"/>
        </w:rPr>
        <w:t xml:space="preserve">), independent of the virulence of the parasite. Acutely infected hosts die from infection at a rate </w:t>
      </w:r>
      <m:oMath>
        <m:r>
          <w:rPr>
            <w:rFonts w:ascii="Cambria Math" w:eastAsiaTheme="minorEastAsia" w:hAnsi="Cambria Math"/>
          </w:rPr>
          <m:t>v</m:t>
        </m:r>
      </m:oMath>
      <w:r>
        <w:rPr>
          <w:rFonts w:eastAsiaTheme="minorEastAsia"/>
        </w:rPr>
        <w:t xml:space="preserve"> and recover at a rate </w:t>
      </w:r>
      <m:oMath>
        <m:r>
          <w:rPr>
            <w:rFonts w:ascii="Cambria Math" w:eastAsiaTheme="minorEastAsia" w:hAnsi="Cambria Math"/>
          </w:rPr>
          <m:t>γ</m:t>
        </m:r>
      </m:oMath>
      <w:r>
        <w:rPr>
          <w:rFonts w:eastAsiaTheme="minorEastAsia"/>
        </w:rPr>
        <w:t>. We assume a classic virulence—transmission trade-off, such that the transmission rate depends on virulence according to the function</w:t>
      </w:r>
    </w:p>
    <w:p w14:paraId="0812F17F" w14:textId="69534722" w:rsidR="0080231D" w:rsidRDefault="0080231D">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h+v</m:t>
              </m:r>
            </m:den>
          </m:f>
          <m:r>
            <w:rPr>
              <w:rFonts w:ascii="Cambria Math" w:eastAsiaTheme="minorEastAsia" w:hAnsi="Cambria Math"/>
            </w:rPr>
            <m:t>.</m:t>
          </m:r>
        </m:oMath>
      </m:oMathPara>
    </w:p>
    <w:p w14:paraId="2F1B9FDD" w14:textId="67A6B48E" w:rsidR="00CD1DA5" w:rsidRDefault="0080231D">
      <w:pPr>
        <w:rPr>
          <w:rFonts w:eastAsiaTheme="minorEastAsia"/>
        </w:rPr>
      </w:pPr>
      <w:r>
        <w:rPr>
          <w:rFonts w:eastAsiaTheme="minorEastAsia"/>
        </w:rPr>
        <w:t>Note that this</w:t>
      </w:r>
      <w:ins w:id="310" w:author="Clay Cressler [2]" w:date="2026-06-08T09:39:00Z" w16du:dateUtc="2026-06-08T14:39:00Z">
        <w:r w:rsidR="0081799D">
          <w:rPr>
            <w:rFonts w:eastAsiaTheme="minorEastAsia"/>
          </w:rPr>
          <w:t xml:space="preserve"> assumption</w:t>
        </w:r>
      </w:ins>
      <w:r>
        <w:rPr>
          <w:rFonts w:eastAsiaTheme="minorEastAsia"/>
        </w:rPr>
        <w:t xml:space="preserve"> is much simpler than our current system, where virulence influences transmission, recovery, and duration of infection. </w:t>
      </w:r>
    </w:p>
    <w:p w14:paraId="611C856D" w14:textId="77777777" w:rsidR="0080231D" w:rsidRDefault="0080231D">
      <w:pPr>
        <w:rPr>
          <w:rFonts w:eastAsiaTheme="minorEastAsia"/>
        </w:rPr>
      </w:pPr>
    </w:p>
    <w:p w14:paraId="5543B7F5" w14:textId="6AD36433" w:rsidR="0080231D" w:rsidRDefault="0080231D">
      <w:pPr>
        <w:rPr>
          <w:rFonts w:eastAsiaTheme="minorEastAsia"/>
        </w:rPr>
      </w:pPr>
      <w:r>
        <w:rPr>
          <w:rFonts w:eastAsiaTheme="minorEastAsia"/>
        </w:rPr>
        <w:t xml:space="preserve">We use an adaptive dynamics analysis to study the evolution of virulence </w:t>
      </w:r>
      <m:oMath>
        <m:r>
          <w:rPr>
            <w:rFonts w:ascii="Cambria Math" w:eastAsiaTheme="minorEastAsia" w:hAnsi="Cambria Math"/>
          </w:rPr>
          <m:t>v</m:t>
        </m:r>
      </m:oMath>
      <w:r>
        <w:rPr>
          <w:rFonts w:eastAsiaTheme="minorEastAsia"/>
        </w:rPr>
        <w:t xml:space="preserve"> </w:t>
      </w:r>
      <w:r w:rsidR="002B60FA">
        <w:rPr>
          <w:rFonts w:eastAsiaTheme="minorEastAsia"/>
        </w:rPr>
        <w:t xml:space="preserve">as the probability of an acute infection, </w:t>
      </w:r>
      <m:oMath>
        <m:r>
          <w:rPr>
            <w:rFonts w:ascii="Cambria Math" w:eastAsiaTheme="minorEastAsia" w:hAnsi="Cambria Math"/>
          </w:rPr>
          <m:t>p</m:t>
        </m:r>
      </m:oMath>
      <w:r w:rsidR="002B60FA">
        <w:rPr>
          <w:rFonts w:eastAsiaTheme="minorEastAsia"/>
        </w:rPr>
        <w:t xml:space="preserve">, varies </w:t>
      </w:r>
      <w:r>
        <w:rPr>
          <w:rFonts w:eastAsiaTheme="minorEastAsia"/>
        </w:rPr>
        <w:t>(Geritz et al. 1997; see details in Supplementary Information).</w:t>
      </w:r>
      <w:r w:rsidR="002B60FA">
        <w:rPr>
          <w:rFonts w:eastAsiaTheme="minorEastAsia"/>
        </w:rPr>
        <w:t xml:space="preserve"> This captures the key element of our stochastic individual-based simulations</w:t>
      </w:r>
      <w:r w:rsidR="005C3D75">
        <w:rPr>
          <w:rFonts w:eastAsiaTheme="minorEastAsia"/>
        </w:rPr>
        <w:t xml:space="preserve">, that </w:t>
      </w:r>
      <w:r w:rsidR="002B60FA">
        <w:rPr>
          <w:rFonts w:eastAsiaTheme="minorEastAsia"/>
        </w:rPr>
        <w:t xml:space="preserve">variation in initial immune state largely determines </w:t>
      </w:r>
      <w:r w:rsidR="005C3D75">
        <w:rPr>
          <w:rFonts w:eastAsiaTheme="minorEastAsia"/>
        </w:rPr>
        <w:t>the probability that</w:t>
      </w:r>
      <w:r w:rsidR="002B60FA">
        <w:rPr>
          <w:rFonts w:eastAsiaTheme="minorEastAsia"/>
        </w:rPr>
        <w:t xml:space="preserve"> an infection </w:t>
      </w:r>
      <w:r w:rsidR="005C3D75">
        <w:rPr>
          <w:rFonts w:eastAsiaTheme="minorEastAsia"/>
        </w:rPr>
        <w:t xml:space="preserve">will be </w:t>
      </w:r>
      <w:r w:rsidR="002B60FA">
        <w:rPr>
          <w:rFonts w:eastAsiaTheme="minorEastAsia"/>
        </w:rPr>
        <w:t xml:space="preserve">acute or chronic. </w:t>
      </w:r>
      <w:commentRangeStart w:id="311"/>
      <w:r w:rsidR="002B60FA">
        <w:rPr>
          <w:rFonts w:eastAsiaTheme="minorEastAsia"/>
        </w:rPr>
        <w:t xml:space="preserve">Figure </w:t>
      </w:r>
      <w:r w:rsidR="00817969">
        <w:rPr>
          <w:rFonts w:eastAsiaTheme="minorEastAsia"/>
        </w:rPr>
        <w:t>5</w:t>
      </w:r>
      <w:commentRangeEnd w:id="311"/>
      <w:r w:rsidR="00C634BB">
        <w:rPr>
          <w:rStyle w:val="CommentReference"/>
          <w:rFonts w:eastAsiaTheme="minorEastAsia"/>
          <w:sz w:val="24"/>
          <w:szCs w:val="24"/>
        </w:rPr>
        <w:commentReference w:id="311"/>
      </w:r>
      <w:r w:rsidR="003B0968">
        <w:rPr>
          <w:rFonts w:eastAsiaTheme="minorEastAsia"/>
        </w:rPr>
        <w:t>A</w:t>
      </w:r>
      <w:r w:rsidR="002B60FA">
        <w:rPr>
          <w:rFonts w:eastAsiaTheme="minorEastAsia"/>
        </w:rPr>
        <w:t xml:space="preserve"> shows the ESS </w:t>
      </w:r>
      <w:r w:rsidR="00817969">
        <w:rPr>
          <w:rFonts w:eastAsiaTheme="minorEastAsia"/>
        </w:rPr>
        <w:t xml:space="preserve">virulence, </w:t>
      </w:r>
      <m:oMath>
        <m:acc>
          <m:accPr>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oMath>
      <w:r w:rsidR="00817969">
        <w:rPr>
          <w:rFonts w:eastAsiaTheme="minorEastAsia"/>
        </w:rPr>
        <w:t xml:space="preserve">, as the probability of clearance </w:t>
      </w:r>
      <m:oMath>
        <m:r>
          <w:rPr>
            <w:rFonts w:ascii="Cambria Math" w:eastAsiaTheme="minorEastAsia" w:hAnsi="Cambria Math"/>
          </w:rPr>
          <m:t>p</m:t>
        </m:r>
      </m:oMath>
      <w:r w:rsidR="003B0968">
        <w:rPr>
          <w:rFonts w:eastAsiaTheme="minorEastAsia"/>
        </w:rPr>
        <w:t xml:space="preserve"> </w:t>
      </w:r>
      <w:r w:rsidR="00817969">
        <w:rPr>
          <w:rFonts w:eastAsiaTheme="minorEastAsia"/>
        </w:rPr>
        <w:t xml:space="preserve">increases, for different recovery rates, </w:t>
      </w:r>
      <m:oMath>
        <m:r>
          <w:rPr>
            <w:rFonts w:ascii="Cambria Math" w:eastAsiaTheme="minorEastAsia" w:hAnsi="Cambria Math"/>
          </w:rPr>
          <m:t>γ</m:t>
        </m:r>
      </m:oMath>
      <w:r w:rsidR="00817969">
        <w:rPr>
          <w:rFonts w:eastAsiaTheme="minorEastAsia"/>
        </w:rPr>
        <w:t xml:space="preserve">. </w:t>
      </w:r>
      <w:r w:rsidR="003B0968">
        <w:rPr>
          <w:rFonts w:eastAsiaTheme="minorEastAsia"/>
        </w:rPr>
        <w:t xml:space="preserve">Fig. 5B shows the ESS virulence as the recovery rate increases for </w:t>
      </w:r>
      <m:oMath>
        <m:r>
          <w:rPr>
            <w:rFonts w:ascii="Cambria Math" w:eastAsiaTheme="minorEastAsia" w:hAnsi="Cambria Math"/>
          </w:rPr>
          <m:t>p</m:t>
        </m:r>
        <m:r>
          <w:rPr>
            <w:rFonts w:ascii="Cambria Math" w:eastAsiaTheme="minorEastAsia" w:hAnsi="Cambria Math"/>
          </w:rPr>
          <m:t>=1</m:t>
        </m:r>
      </m:oMath>
      <w:r w:rsidR="003B0968">
        <w:rPr>
          <w:rFonts w:eastAsiaTheme="minorEastAsia"/>
        </w:rPr>
        <w:t xml:space="preserve">. Fig. 5B thus shows the classic virulence evolution prediction for a simple SIS model with a fixed recovery rate. Fig. 5A shows that </w:t>
      </w:r>
      <w:r w:rsidR="00817969">
        <w:rPr>
          <w:rFonts w:eastAsiaTheme="minorEastAsia"/>
        </w:rPr>
        <w:t xml:space="preserve">the ESS virulence </w:t>
      </w:r>
      <w:r w:rsidR="003B0968">
        <w:rPr>
          <w:rFonts w:eastAsiaTheme="minorEastAsia"/>
        </w:rPr>
        <w:t xml:space="preserve">is very low when the probability of an acute infection is low; it remains low for a wide range of </w:t>
      </w:r>
      <m:oMath>
        <m:r>
          <w:rPr>
            <w:rFonts w:ascii="Cambria Math" w:eastAsiaTheme="minorEastAsia" w:hAnsi="Cambria Math"/>
          </w:rPr>
          <m:t>p</m:t>
        </m:r>
      </m:oMath>
      <w:r w:rsidR="00817969">
        <w:rPr>
          <w:rFonts w:eastAsiaTheme="minorEastAsia"/>
        </w:rPr>
        <w:t xml:space="preserve"> values</w:t>
      </w:r>
      <w:r w:rsidR="003B0968">
        <w:rPr>
          <w:rFonts w:eastAsiaTheme="minorEastAsia"/>
        </w:rPr>
        <w:t xml:space="preserve"> and then accelerates to high virulence when the probability of an acute infection is high</w:t>
      </w:r>
      <w:r w:rsidR="00817969">
        <w:rPr>
          <w:rFonts w:eastAsiaTheme="minorEastAsia"/>
        </w:rPr>
        <w:t>.</w:t>
      </w:r>
      <w:r w:rsidR="003B0968">
        <w:rPr>
          <w:rFonts w:eastAsiaTheme="minorEastAsia"/>
        </w:rPr>
        <w:t xml:space="preserve"> Note that this pattern closely mirrors the pattern observed in Fig. 3, but does not mirror the pattern shown in Fig. 5B. In Fig. 5B, when all infections are acute, increasing the recovery rate causes virulence to increase rapidly. Thus, increasing the probability of an acute infection does not have the same evolutionary effect as increasing the recovery rate.</w:t>
      </w:r>
      <w:r w:rsidR="00817969">
        <w:rPr>
          <w:rFonts w:eastAsiaTheme="minorEastAsia"/>
        </w:rPr>
        <w:t xml:space="preserve"> </w:t>
      </w:r>
    </w:p>
    <w:p w14:paraId="500CB0A0" w14:textId="77777777" w:rsidR="00817969" w:rsidRDefault="00817969">
      <w:pPr>
        <w:rPr>
          <w:rFonts w:eastAsiaTheme="minorEastAsia"/>
        </w:rPr>
      </w:pPr>
    </w:p>
    <w:p w14:paraId="78D2F4FE" w14:textId="0B69AF5A" w:rsidR="00817969" w:rsidRDefault="00817969">
      <w:pPr>
        <w:rPr>
          <w:rFonts w:eastAsiaTheme="minorEastAsia"/>
          <w:b/>
          <w:bCs/>
        </w:rPr>
      </w:pPr>
      <w:r>
        <w:rPr>
          <w:rFonts w:eastAsiaTheme="minorEastAsia"/>
          <w:b/>
          <w:bCs/>
        </w:rPr>
        <w:t>Discussion</w:t>
      </w:r>
    </w:p>
    <w:p w14:paraId="11502F1D" w14:textId="77777777" w:rsidR="007B6E0D" w:rsidRDefault="00441027" w:rsidP="0008211F">
      <w:r>
        <w:t>Classic epidemiological theory assumes that recovery rates are fixed, rather than depending on the time since an infection began. It also assumes that every infect</w:t>
      </w:r>
      <w:r w:rsidR="009A636A">
        <w:t xml:space="preserve">ed individual has an identical recovery rate. </w:t>
      </w:r>
      <w:r w:rsidR="0037095D">
        <w:t>These assumptions lead to the classic compartmental model of epidemiology that ignores within-host interactions between parasites and the immune system. This modeling framework has been foundational to predicting the epidemiological and evolutionary dynamics of infectious diseases. However, n</w:t>
      </w:r>
      <w:r w:rsidR="009A636A">
        <w:t xml:space="preserve">either of these assumptions are met by natural infections, where the probability of </w:t>
      </w:r>
      <w:r w:rsidR="009A636A">
        <w:lastRenderedPageBreak/>
        <w:t xml:space="preserve">recovery depends on the time since infection and on the immune system of the infected </w:t>
      </w:r>
      <w:r w:rsidR="0037095D">
        <w:t xml:space="preserve">individual. Thus it is unclear whether classical predictions from virulence evolution theory will be met when we allow for variation in immunity among individuals and for infection outcomes to depend on the within-host </w:t>
      </w:r>
      <w:r w:rsidR="0003582E">
        <w:t xml:space="preserve">dynamics of immunity and parasite growth. Here, we utilize an individual-based model to nest a simple, mechanistic model of Th1 and Th2 immunity into an epidemiological model. We show that the immunological landscape, that is, the variation in immunity that exists among the host population, shapes both the evolutionary and epidemiological dynamics of parasites. </w:t>
      </w:r>
      <w:r w:rsidR="00607481">
        <w:t xml:space="preserve">We show that, when the immunological landscape is Th1-biased, so that chronic infections are more likely, the parasite evolves towards lower virulence, further lowering the probability of clearance and extending infection durations (Fig. </w:t>
      </w:r>
      <w:r w:rsidR="007B6E0D">
        <w:t xml:space="preserve">2-4). On the other hand, when the immunological landscape is Th2-biased, so that acute infections are more likely, the parasite evolves towards higher virulence, increasing parasite biomass and transmission rate (Fig. 2-4). </w:t>
      </w:r>
    </w:p>
    <w:p w14:paraId="5682E72C" w14:textId="77777777" w:rsidR="007B6E0D" w:rsidRDefault="007B6E0D" w:rsidP="0008211F"/>
    <w:p w14:paraId="3DDC21C2" w14:textId="67BF2AC1" w:rsidR="007B6E0D" w:rsidRDefault="007B6E0D" w:rsidP="0008211F">
      <w:r>
        <w:t xml:space="preserve">These results mirror a simple prediction of classic evolutionary epidemiology: as the clearance rate increases, virulence is expected to increase. However, our novel model lends new insight and nuance to this simple prediction. </w:t>
      </w:r>
    </w:p>
    <w:p w14:paraId="64AEBB34" w14:textId="77777777" w:rsidR="007B6E0D" w:rsidRDefault="007B6E0D" w:rsidP="0008211F"/>
    <w:p w14:paraId="0AAE92AB" w14:textId="77777777" w:rsidR="003B0968" w:rsidRDefault="003B0968" w:rsidP="003B0968">
      <w:pPr>
        <w:rPr>
          <w:rFonts w:eastAsiaTheme="minorEastAsia"/>
        </w:rPr>
      </w:pPr>
      <w:commentRangeStart w:id="312"/>
      <w:commentRangeStart w:id="313"/>
      <w:r>
        <w:rPr>
          <w:rFonts w:eastAsiaTheme="minorEastAsia"/>
        </w:rPr>
        <w:t>The implication here is that, if there is even a moderate chance that an infection will become chronic, parasite virulence evolves to be lower to maximize the contribution of chronically infected hosts to parasite fitness.</w:t>
      </w:r>
      <w:commentRangeEnd w:id="312"/>
      <w:r>
        <w:rPr>
          <w:rStyle w:val="CommentReference"/>
          <w:rFonts w:eastAsiaTheme="minorEastAsia"/>
          <w:sz w:val="24"/>
          <w:szCs w:val="24"/>
        </w:rPr>
        <w:commentReference w:id="312"/>
      </w:r>
      <w:commentRangeEnd w:id="313"/>
      <w:r w:rsidR="00A104BE">
        <w:rPr>
          <w:rStyle w:val="CommentReference"/>
          <w:rFonts w:eastAsiaTheme="minorEastAsia"/>
          <w:sz w:val="24"/>
          <w:szCs w:val="24"/>
        </w:rPr>
        <w:commentReference w:id="313"/>
      </w:r>
    </w:p>
    <w:p w14:paraId="00455FDC" w14:textId="77777777" w:rsidR="003B0968" w:rsidRDefault="003B0968" w:rsidP="0008211F"/>
    <w:p w14:paraId="115F28D8" w14:textId="77777777" w:rsidR="003B0968" w:rsidRDefault="003B0968" w:rsidP="0008211F"/>
    <w:p w14:paraId="25BE7DC9" w14:textId="4107D622" w:rsidR="00441027" w:rsidRDefault="007B6E0D" w:rsidP="0008211F">
      <w:r>
        <w:t xml:space="preserve">Finally, a simple epidemiological model that allows both acute and chronic infections shows that, as the probability of a chronic infection increases, virulence drops rapidly </w:t>
      </w:r>
      <w:r w:rsidR="009A636A">
        <w:t xml:space="preserve"> </w:t>
      </w:r>
    </w:p>
    <w:p w14:paraId="550789A4" w14:textId="77777777" w:rsidR="00441027" w:rsidRDefault="00441027" w:rsidP="0008211F"/>
    <w:p w14:paraId="1CFD17D6" w14:textId="77777777" w:rsidR="0008211F" w:rsidRDefault="0008211F" w:rsidP="0008211F">
      <w:r>
        <w:t>Our modeling framework naturally relaxes the assumption of classic epidemiological theory that recovery rate is fixed. This assumption has several implications that are difficult to justify biologically. First, it implies that the instantaneous probability of recovery is identical at every timepoint in infection. In reality, the probability of recovery changes over the course of infection as either an appropriate adaptive immune response is activated, leading to an increasing probability of clearance with infection duration, or an inappropriate response is activated, leading to a decreasing probability of clearance with infection duration. By allowing the initial immune response to vary among infected individuals, the model accommodates this heterogenei</w:t>
      </w:r>
    </w:p>
    <w:p w14:paraId="34883067" w14:textId="77777777" w:rsidR="0008211F" w:rsidRDefault="0008211F" w:rsidP="0008211F"/>
    <w:p w14:paraId="67B5BA14" w14:textId="77777777" w:rsidR="0008211F" w:rsidRDefault="0008211F" w:rsidP="0008211F">
      <w:r>
        <w:t>which implies that infection duration is exponentially distributed with a mean equal to the inverse of the recovery rate. The assumption of a fixed recovery rate also impliesmeaning that the instantaneous probability of recovery is constant throughout the course of infection. That assumption leads to a number of While this assumption is rarely met in practice, it can be a reasonable simplification in a heterogeneous population.</w:t>
      </w:r>
    </w:p>
    <w:p w14:paraId="41B0893A" w14:textId="77777777" w:rsidR="0008211F" w:rsidRDefault="0008211F" w:rsidP="0008211F"/>
    <w:p w14:paraId="2C8D487E" w14:textId="77777777" w:rsidR="0008211F" w:rsidRDefault="0008211F" w:rsidP="0008211F"/>
    <w:p w14:paraId="4322DC1F" w14:textId="77777777" w:rsidR="0008211F" w:rsidRDefault="0008211F" w:rsidP="0008211F">
      <w:r>
        <w:t xml:space="preserve">Unfortunately, the assumption that recovery  </w:t>
      </w:r>
    </w:p>
    <w:p w14:paraId="6B308C74" w14:textId="04B4F9FB" w:rsidR="00817969" w:rsidRPr="00817969" w:rsidRDefault="00817969">
      <w:pPr>
        <w:rPr>
          <w:i/>
          <w:iCs/>
        </w:rPr>
      </w:pPr>
      <w:r>
        <w:rPr>
          <w:rFonts w:eastAsiaTheme="minorEastAsia"/>
        </w:rPr>
        <w:lastRenderedPageBreak/>
        <w:t>I have lots of ideas here, but I would love to hear your thoughts independently to see what aspects of these results you found the most interesting</w:t>
      </w:r>
      <w:r w:rsidR="00260315">
        <w:rPr>
          <w:rFonts w:eastAsiaTheme="minorEastAsia"/>
        </w:rPr>
        <w:t>, controversial, or thought-provoking.</w:t>
      </w:r>
    </w:p>
    <w:p w14:paraId="4C745127" w14:textId="77777777" w:rsidR="00CD1DA5" w:rsidRDefault="00CD1DA5"/>
    <w:p w14:paraId="10DC9971" w14:textId="77777777" w:rsidR="00CD1DA5" w:rsidRDefault="00CD1DA5"/>
    <w:p w14:paraId="1AEC354C" w14:textId="77777777" w:rsidR="00CD1DA5" w:rsidRDefault="00CD1DA5"/>
    <w:p w14:paraId="195DC3D2" w14:textId="77777777" w:rsidR="00CD1DA5" w:rsidRDefault="00CD1DA5"/>
    <w:p w14:paraId="2A1E6003" w14:textId="77777777" w:rsidR="00CD1DA5" w:rsidRDefault="00CD1DA5"/>
    <w:p w14:paraId="06D2BA77" w14:textId="77777777" w:rsidR="00CD1DA5" w:rsidRDefault="00CD1DA5"/>
    <w:p w14:paraId="31C2689A" w14:textId="77777777" w:rsidR="00CD1DA5" w:rsidRDefault="00CD1DA5"/>
    <w:p w14:paraId="78B5A106" w14:textId="77777777" w:rsidR="00CD1DA5" w:rsidRDefault="00CD1DA5"/>
    <w:p w14:paraId="78C52663" w14:textId="77777777" w:rsidR="00CD1DA5" w:rsidRDefault="00CD1DA5"/>
    <w:p w14:paraId="4C6E7E2A" w14:textId="529F187B" w:rsidR="00CD1DA5" w:rsidRDefault="00EB68A5">
      <w:r>
        <w:rPr>
          <w:noProof/>
        </w:rPr>
        <w:lastRenderedPageBreak/>
        <w:drawing>
          <wp:inline distT="0" distB="0" distL="0" distR="0" wp14:anchorId="3C7B0039" wp14:editId="3C70B799">
            <wp:extent cx="4572009" cy="6400813"/>
            <wp:effectExtent l="0" t="0" r="0" b="0"/>
            <wp:docPr id="110829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2768" name="Picture 11082927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9" cy="6400813"/>
                    </a:xfrm>
                    <a:prstGeom prst="rect">
                      <a:avLst/>
                    </a:prstGeom>
                  </pic:spPr>
                </pic:pic>
              </a:graphicData>
            </a:graphic>
          </wp:inline>
        </w:drawing>
      </w:r>
    </w:p>
    <w:p w14:paraId="0B7B7C13" w14:textId="441470D9" w:rsidR="00260315" w:rsidRDefault="00260315">
      <w:r>
        <w:t>Figure 1.</w:t>
      </w:r>
      <w:r w:rsidR="00773CB7">
        <w:t xml:space="preserve"> Outcomes of the deterministic (A) and stochastic (B) version of the within-host model as the initial number of Th2 cells and the initial parasite biomass vary. For the parameter values in Table 1, the deterministic model has three multistable equilibria representing a Th1-biased immune response and a chronic, high biomass parasite</w:t>
      </w:r>
      <w:r w:rsidR="00D57C63">
        <w:t xml:space="preserve"> (red); a Th2-biased immune response and zero parasite biomass (blue); and an immune response with high Th1 and high Th2 and a low, but non-zero, parasite biomass (grey). In the stochastic model, this last equilibrium is not observed and instead the probability of reaching the Th1-biased or Th2-biased equilibrium depends on the initial conditions.</w:t>
      </w:r>
    </w:p>
    <w:p w14:paraId="43CE9440" w14:textId="1B7AB7EA" w:rsidR="00DE7E8B" w:rsidRDefault="00DE7E8B">
      <w:r>
        <w:rPr>
          <w:noProof/>
        </w:rPr>
        <w:lastRenderedPageBreak/>
        <w:drawing>
          <wp:inline distT="0" distB="0" distL="0" distR="0" wp14:anchorId="4DEE5B82" wp14:editId="613989E2">
            <wp:extent cx="5943600" cy="4457700"/>
            <wp:effectExtent l="0" t="0" r="0" b="0"/>
            <wp:docPr id="923526258" name="Picture 2"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6258" name="Picture 2" descr="A graph of different types of graph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45208C3" w14:textId="5F0455CF" w:rsidR="00260315" w:rsidRDefault="00260315">
      <w:r>
        <w:t>Figure 2.</w:t>
      </w:r>
      <w:r w:rsidR="00C60BAB">
        <w:t xml:space="preserve"> Eco-evolutionary equilibrium prevalence as the minimum number of Th2 cells upon infection varies. Low minimum Th2 leads to a highly Th1-biased immune landscape, whereas high minimum Th2 leads to a highly Th2-biased immune landscape. The right panel shows that prevalence is high in Th1-biased landscapes, but drops quickly as Th2-bias increases. The left panels show the observed eco-evolutionary dynamics of prevalence in each stochastic replicate (gray lines) and the mean across replicates (solid line) for low (blue), moderate (orange), and high (green) minimum Th2. Red lines show the dynamics of replicates where the epidemic faded out.</w:t>
      </w:r>
    </w:p>
    <w:p w14:paraId="62917580" w14:textId="77777777" w:rsidR="00CD1DA5" w:rsidRDefault="00CD1DA5"/>
    <w:p w14:paraId="4A8DF440" w14:textId="77777777" w:rsidR="00CD1DA5" w:rsidRDefault="00CD1DA5"/>
    <w:p w14:paraId="2993109F" w14:textId="099BE05F" w:rsidR="00CD1DA5" w:rsidRDefault="00217B1D">
      <w:r>
        <w:rPr>
          <w:noProof/>
        </w:rPr>
        <w:lastRenderedPageBreak/>
        <w:drawing>
          <wp:inline distT="0" distB="0" distL="0" distR="0" wp14:anchorId="3BFB4E7E" wp14:editId="3449B193">
            <wp:extent cx="5943600" cy="4457700"/>
            <wp:effectExtent l="0" t="0" r="0" b="0"/>
            <wp:docPr id="935982076" name="Picture 3"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2076" name="Picture 3" descr="A group of graphs showing different types of data&#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48B6834" w14:textId="65B9E2AA" w:rsidR="00C60BAB" w:rsidRDefault="00260315" w:rsidP="00C60BAB">
      <w:r>
        <w:t>Figure 3.</w:t>
      </w:r>
      <w:r w:rsidR="00C60BAB">
        <w:t xml:space="preserve"> </w:t>
      </w:r>
      <w:r w:rsidR="00C60BAB">
        <w:t xml:space="preserve">Eco-evolutionary </w:t>
      </w:r>
      <w:r w:rsidR="00C60BAB">
        <w:t>equilibrium prevalence</w:t>
      </w:r>
      <w:r w:rsidR="00C60BAB">
        <w:t xml:space="preserve"> as the minimum number of Th2 cells upon infection varies. The right panel shows that </w:t>
      </w:r>
      <w:r w:rsidR="00C60BAB">
        <w:t>virulence</w:t>
      </w:r>
      <w:r w:rsidR="00C60BAB">
        <w:t xml:space="preserve"> is </w:t>
      </w:r>
      <w:r w:rsidR="00C60BAB">
        <w:t>low</w:t>
      </w:r>
      <w:r w:rsidR="00C60BAB">
        <w:t xml:space="preserve"> in Th1-biased landscapes, but </w:t>
      </w:r>
      <w:r w:rsidR="00C60BAB">
        <w:t>increases rapidly as</w:t>
      </w:r>
      <w:r w:rsidR="00C60BAB">
        <w:t xml:space="preserve"> Th2-bias increases. The left panels show the observed eco-evolutionary dynamics of </w:t>
      </w:r>
      <w:r w:rsidR="00C60BAB">
        <w:t>virulence</w:t>
      </w:r>
      <w:r w:rsidR="00C60BAB">
        <w:t xml:space="preserve"> in each stochastic replicate (gray lines) and the mean across replicates (solid line) for low (blue), moderate (orange), and high (green) minimum Th2.</w:t>
      </w:r>
    </w:p>
    <w:p w14:paraId="63295AAC" w14:textId="77777777" w:rsidR="00C60BAB" w:rsidRDefault="00C60BAB" w:rsidP="00C60BAB"/>
    <w:p w14:paraId="6CA7CDDB" w14:textId="448852C6" w:rsidR="00260315" w:rsidRDefault="00260315"/>
    <w:p w14:paraId="58964AB3" w14:textId="77777777" w:rsidR="00121DF0" w:rsidRDefault="00121DF0"/>
    <w:p w14:paraId="4AB8BC05" w14:textId="77777777" w:rsidR="00121DF0" w:rsidRDefault="00121DF0"/>
    <w:p w14:paraId="0180EC97" w14:textId="7E44A8FB" w:rsidR="00121DF0" w:rsidRDefault="00955C97">
      <w:r>
        <w:rPr>
          <w:noProof/>
        </w:rPr>
        <w:lastRenderedPageBreak/>
        <w:drawing>
          <wp:inline distT="0" distB="0" distL="0" distR="0" wp14:anchorId="2B139D85" wp14:editId="425CCFD4">
            <wp:extent cx="5486411" cy="3657607"/>
            <wp:effectExtent l="0" t="0" r="0" b="0"/>
            <wp:docPr id="1850537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7087" name="Picture 18505370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B38A9C2" w14:textId="2E4D8A51" w:rsidR="00260315" w:rsidRDefault="00260315">
      <w:r>
        <w:t>Figure 4.</w:t>
      </w:r>
      <w:r w:rsidR="006E0EA3">
        <w:t xml:space="preserve"> Components of parasite fitness as the immune landscape shifts from Th1-biased (red lines; low minimum Th2 cells) to Th2-biased (blue lines; high minimum Th2 cells), for infections starting at different times</w:t>
      </w:r>
      <w:r w:rsidR="00D47072">
        <w:t>. This shows how parasite virulence evolution is affecting the different components of parasite fitness (clearance probability [A], infection duration [B], and peak parasite biomass [C]).</w:t>
      </w:r>
    </w:p>
    <w:p w14:paraId="23FC5427" w14:textId="77777777" w:rsidR="00121DF0" w:rsidRDefault="00121DF0"/>
    <w:p w14:paraId="34A46E62" w14:textId="10A57348" w:rsidR="0021641F" w:rsidRDefault="00FD6416">
      <w:r>
        <w:rPr>
          <w:noProof/>
        </w:rPr>
        <w:lastRenderedPageBreak/>
        <w:drawing>
          <wp:inline distT="0" distB="0" distL="0" distR="0" wp14:anchorId="36444A2D" wp14:editId="1752A5FB">
            <wp:extent cx="5486411" cy="3657607"/>
            <wp:effectExtent l="0" t="0" r="0" b="0"/>
            <wp:docPr id="1946897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7876" name="Picture 19468978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7237567" w14:textId="77777777" w:rsidR="00D47072" w:rsidRDefault="00D47072"/>
    <w:p w14:paraId="1BAAB237" w14:textId="5E2DCD03" w:rsidR="00260315" w:rsidRPr="00FD6416" w:rsidRDefault="00260315">
      <w:r>
        <w:t>Figure 5.</w:t>
      </w:r>
      <w:r w:rsidR="003B0968">
        <w:t xml:space="preserve"> Evolutionarily stable </w:t>
      </w:r>
      <w:r w:rsidR="00FD6416">
        <w:t>virulence strategies</w:t>
      </w:r>
      <w:r w:rsidR="003B0968">
        <w:t xml:space="preserve"> for</w:t>
      </w:r>
      <w:r w:rsidR="00FD6416">
        <w:t xml:space="preserve"> epidemiological model (3). (A) Evolutionary stable virulence as the probability of clearance, </w:t>
      </w:r>
      <m:oMath>
        <m:r>
          <w:rPr>
            <w:rFonts w:ascii="Cambria Math" w:hAnsi="Cambria Math"/>
          </w:rPr>
          <m:t>p</m:t>
        </m:r>
      </m:oMath>
      <w:r w:rsidR="00FD6416">
        <w:t xml:space="preserve">, increases for different values of the recovery rate </w:t>
      </w:r>
      <m:oMath>
        <m:r>
          <w:rPr>
            <w:rFonts w:ascii="Cambria Math" w:hAnsi="Cambria Math"/>
          </w:rPr>
          <m:t>γ</m:t>
        </m:r>
      </m:oMath>
      <w:r w:rsidR="00FD6416">
        <w:rPr>
          <w:rFonts w:eastAsiaTheme="minorEastAsia"/>
        </w:rPr>
        <w:t xml:space="preserve">. (B) Evolutionarily stable virulence as the clearance rate increases when the probability of clearance is fixed at </w:t>
      </w:r>
      <m:oMath>
        <m:r>
          <w:rPr>
            <w:rFonts w:ascii="Cambria Math" w:eastAsiaTheme="minorEastAsia" w:hAnsi="Cambria Math"/>
          </w:rPr>
          <m:t>p=1.</m:t>
        </m:r>
      </m:oMath>
      <w:r w:rsidR="00B92CFB">
        <w:rPr>
          <w:rFonts w:eastAsiaTheme="minorEastAsia"/>
        </w:rPr>
        <w:t xml:space="preserve"> Baseline parameters for epidemiological model (3) are </w:t>
      </w:r>
      <m:oMath>
        <m:r>
          <w:rPr>
            <w:rFonts w:ascii="Cambria Math" w:eastAsiaTheme="minorEastAsia" w:hAnsi="Cambria Math"/>
          </w:rPr>
          <m:t>h=0.1</m:t>
        </m:r>
      </m:oMath>
      <w:r w:rsidR="00B92CFB">
        <w:rPr>
          <w:rFonts w:eastAsiaTheme="minorEastAsia"/>
        </w:rPr>
        <w:t xml:space="preserve"> and </w:t>
      </w:r>
      <m:oMath>
        <m:r>
          <w:rPr>
            <w:rFonts w:ascii="Cambria Math" w:eastAsiaTheme="minorEastAsia" w:hAnsi="Cambria Math"/>
          </w:rPr>
          <m:t>μ=3.65×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sidR="00B92CFB">
        <w:rPr>
          <w:rFonts w:eastAsiaTheme="minorEastAsia"/>
        </w:rPr>
        <w:t xml:space="preserve"> (see Supplementary Information for more details).</w:t>
      </w:r>
    </w:p>
    <w:p w14:paraId="7681A5B1" w14:textId="77777777" w:rsidR="00C42C1C" w:rsidRDefault="00C42C1C"/>
    <w:p w14:paraId="195E6853" w14:textId="1C42D959" w:rsidR="00370468" w:rsidRDefault="00370468">
      <w:r>
        <w:t>Table 1</w:t>
      </w:r>
      <w:r w:rsidR="00852AD3">
        <w:t>:</w:t>
      </w:r>
      <w:r>
        <w:t xml:space="preserve"> </w:t>
      </w:r>
      <w:r w:rsidR="00C16D1A">
        <w:t>M</w:t>
      </w:r>
      <w:r>
        <w:t>odel parameters</w:t>
      </w:r>
    </w:p>
    <w:tbl>
      <w:tblPr>
        <w:tblStyle w:val="TableGrid"/>
        <w:tblW w:w="0" w:type="auto"/>
        <w:tblLook w:val="04A0" w:firstRow="1" w:lastRow="0" w:firstColumn="1" w:lastColumn="0" w:noHBand="0" w:noVBand="1"/>
      </w:tblPr>
      <w:tblGrid>
        <w:gridCol w:w="3116"/>
        <w:gridCol w:w="3117"/>
        <w:gridCol w:w="3117"/>
      </w:tblGrid>
      <w:tr w:rsidR="00370468" w14:paraId="76718A35" w14:textId="77777777" w:rsidTr="00370468">
        <w:tc>
          <w:tcPr>
            <w:tcW w:w="3116" w:type="dxa"/>
          </w:tcPr>
          <w:p w14:paraId="09C6595C" w14:textId="5083FA8E" w:rsidR="00370468" w:rsidRDefault="00370468">
            <w:r>
              <w:t>Parameter</w:t>
            </w:r>
          </w:p>
        </w:tc>
        <w:tc>
          <w:tcPr>
            <w:tcW w:w="3117" w:type="dxa"/>
          </w:tcPr>
          <w:p w14:paraId="195ED0B4" w14:textId="62C666F6" w:rsidR="00370468" w:rsidRDefault="00370468">
            <w:r>
              <w:t>Parameter interpretation</w:t>
            </w:r>
          </w:p>
        </w:tc>
        <w:tc>
          <w:tcPr>
            <w:tcW w:w="3117" w:type="dxa"/>
          </w:tcPr>
          <w:p w14:paraId="6579384B" w14:textId="05D0715A" w:rsidR="00370468" w:rsidRDefault="00370468">
            <w:r>
              <w:t>Value</w:t>
            </w:r>
          </w:p>
        </w:tc>
      </w:tr>
      <w:tr w:rsidR="00370468" w14:paraId="53D5451B" w14:textId="77777777" w:rsidTr="00370468">
        <w:tc>
          <w:tcPr>
            <w:tcW w:w="3116" w:type="dxa"/>
          </w:tcPr>
          <w:p w14:paraId="7CD001D8" w14:textId="0F0D6DEE" w:rsidR="00370468" w:rsidRPr="00370468" w:rsidRDefault="00000000">
            <m:oMathPara>
              <m:oMath>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3117" w:type="dxa"/>
          </w:tcPr>
          <w:p w14:paraId="52E3BF91" w14:textId="15A3480A" w:rsidR="00370468" w:rsidRPr="00370468" w:rsidRDefault="003E03E5">
            <w:r>
              <w:t>External</w:t>
            </w:r>
            <w:r w:rsidR="00370468">
              <w:t xml:space="preserve"> activation rate of Th-</w:t>
            </w:r>
            <m:oMath>
              <m:r>
                <w:rPr>
                  <w:rFonts w:ascii="Cambria Math" w:hAnsi="Cambria Math"/>
                </w:rPr>
                <m:t>i</m:t>
              </m:r>
            </m:oMath>
            <w:r w:rsidR="00370468">
              <w:rPr>
                <w:i/>
                <w:iCs/>
              </w:rPr>
              <w:t xml:space="preserve"> </w:t>
            </w:r>
            <w:r w:rsidR="00370468">
              <w:t>response</w:t>
            </w:r>
          </w:p>
        </w:tc>
        <w:tc>
          <w:tcPr>
            <w:tcW w:w="3117" w:type="dxa"/>
          </w:tcPr>
          <w:p w14:paraId="06390083" w14:textId="687CE8CC" w:rsidR="00370468" w:rsidRDefault="00000000">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=0.1</m:t>
                </m:r>
              </m:oMath>
            </m:oMathPara>
          </w:p>
        </w:tc>
      </w:tr>
      <w:tr w:rsidR="00370468" w14:paraId="258566FC" w14:textId="77777777" w:rsidTr="00370468">
        <w:tc>
          <w:tcPr>
            <w:tcW w:w="3116" w:type="dxa"/>
          </w:tcPr>
          <w:p w14:paraId="37C8FA65" w14:textId="2CE647C8"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343AC983" w14:textId="3CE6F972" w:rsidR="00370468" w:rsidRDefault="00370468">
            <w:r>
              <w:t>Maximum parasite biomass-induced activation rate of Th-</w:t>
            </w:r>
            <m:oMath>
              <m:r>
                <w:rPr>
                  <w:rFonts w:ascii="Cambria Math" w:hAnsi="Cambria Math"/>
                </w:rPr>
                <m:t>i</m:t>
              </m:r>
            </m:oMath>
            <w:r>
              <w:rPr>
                <w:i/>
                <w:iCs/>
              </w:rPr>
              <w:t xml:space="preserve"> </w:t>
            </w:r>
            <w:r>
              <w:t>response</w:t>
            </w:r>
          </w:p>
        </w:tc>
        <w:tc>
          <w:tcPr>
            <w:tcW w:w="3117" w:type="dxa"/>
          </w:tcPr>
          <w:p w14:paraId="6663688B" w14:textId="77777777" w:rsidR="00370468" w:rsidRPr="00370468" w:rsidRDefault="00000000">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=50, </m:t>
                </m:r>
              </m:oMath>
            </m:oMathPara>
          </w:p>
          <w:p w14:paraId="4E5171BE" w14:textId="3F7AD5A8"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=130</m:t>
                </m:r>
              </m:oMath>
            </m:oMathPara>
          </w:p>
        </w:tc>
      </w:tr>
      <w:tr w:rsidR="00370468" w14:paraId="0399692F" w14:textId="77777777" w:rsidTr="00370468">
        <w:tc>
          <w:tcPr>
            <w:tcW w:w="3116" w:type="dxa"/>
          </w:tcPr>
          <w:p w14:paraId="09CC86AD" w14:textId="7F56AD14"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06574603" w14:textId="44C9FD96" w:rsidR="00370468" w:rsidRDefault="00370468">
            <w:r>
              <w:t>Half-saturation constant of parasite biomass-induced activation function</w:t>
            </w:r>
          </w:p>
        </w:tc>
        <w:tc>
          <w:tcPr>
            <w:tcW w:w="3117" w:type="dxa"/>
          </w:tcPr>
          <w:p w14:paraId="5D25862E" w14:textId="5C30840E"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=50</m:t>
                </m:r>
              </m:oMath>
            </m:oMathPara>
          </w:p>
        </w:tc>
      </w:tr>
      <w:tr w:rsidR="00370468" w14:paraId="311CCD35" w14:textId="77777777" w:rsidTr="00370468">
        <w:tc>
          <w:tcPr>
            <w:tcW w:w="3116" w:type="dxa"/>
          </w:tcPr>
          <w:p w14:paraId="2F64D4B7" w14:textId="5B76F155"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4A414380" w14:textId="554E258D" w:rsidR="00370468" w:rsidRDefault="00370468">
            <w:r>
              <w:t>Maximum self-activation rate of Th-</w:t>
            </w:r>
            <m:oMath>
              <m:r>
                <w:rPr>
                  <w:rFonts w:ascii="Cambria Math" w:hAnsi="Cambria Math"/>
                </w:rPr>
                <m:t>i</m:t>
              </m:r>
            </m:oMath>
            <w:r>
              <w:rPr>
                <w:i/>
                <w:iCs/>
              </w:rPr>
              <w:t xml:space="preserve"> </w:t>
            </w:r>
            <w:r>
              <w:t>response</w:t>
            </w:r>
          </w:p>
        </w:tc>
        <w:tc>
          <w:tcPr>
            <w:tcW w:w="3117" w:type="dxa"/>
          </w:tcPr>
          <w:p w14:paraId="44C7693B" w14:textId="260F97AD"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=2000</m:t>
                </m:r>
              </m:oMath>
            </m:oMathPara>
          </w:p>
        </w:tc>
      </w:tr>
      <w:tr w:rsidR="00370468" w14:paraId="2CCF9C33" w14:textId="77777777" w:rsidTr="00370468">
        <w:tc>
          <w:tcPr>
            <w:tcW w:w="3116" w:type="dxa"/>
          </w:tcPr>
          <w:p w14:paraId="38F93CC0" w14:textId="444EB1A8"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4C9C6B10" w14:textId="1C720EF4" w:rsidR="00370468" w:rsidRDefault="00370468">
            <w:r>
              <w:t>Half-saturation constant of immune self-activation function</w:t>
            </w:r>
          </w:p>
        </w:tc>
        <w:tc>
          <w:tcPr>
            <w:tcW w:w="3117" w:type="dxa"/>
          </w:tcPr>
          <w:p w14:paraId="27C4326F" w14:textId="07999F9C"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=1000</m:t>
                </m:r>
              </m:oMath>
            </m:oMathPara>
          </w:p>
        </w:tc>
      </w:tr>
      <w:tr w:rsidR="00370468" w14:paraId="1A65F8EA" w14:textId="77777777" w:rsidTr="00370468">
        <w:tc>
          <w:tcPr>
            <w:tcW w:w="3116" w:type="dxa"/>
          </w:tcPr>
          <w:p w14:paraId="33A81C22" w14:textId="35C7D5AA" w:rsidR="00370468" w:rsidRDefault="00000000">
            <m:oMathPara>
              <m:oMath>
                <m:sSub>
                  <m:sSubPr>
                    <m:ctrlPr>
                      <w:rPr>
                        <w:rFonts w:ascii="Cambria Math" w:hAnsi="Cambria Math"/>
                        <w:i/>
                      </w:rPr>
                    </m:ctrlPr>
                  </m:sSubPr>
                  <m:e>
                    <m:r>
                      <w:rPr>
                        <w:rFonts w:ascii="Cambria Math" w:hAnsi="Cambria Math"/>
                      </w:rPr>
                      <m:t>I</m:t>
                    </m:r>
                  </m:e>
                  <m:sub>
                    <m:r>
                      <w:rPr>
                        <w:rFonts w:ascii="Cambria Math" w:hAnsi="Cambria Math"/>
                      </w:rPr>
                      <m:t>ij</m:t>
                    </m:r>
                  </m:sub>
                </m:sSub>
              </m:oMath>
            </m:oMathPara>
          </w:p>
        </w:tc>
        <w:tc>
          <w:tcPr>
            <w:tcW w:w="3117" w:type="dxa"/>
          </w:tcPr>
          <w:p w14:paraId="534C0264" w14:textId="0DA2F421" w:rsidR="00370468" w:rsidRDefault="00370468">
            <w:r>
              <w:t>Half-saturation constant of immune cross-inhibition function</w:t>
            </w:r>
          </w:p>
        </w:tc>
        <w:tc>
          <w:tcPr>
            <w:tcW w:w="3117" w:type="dxa"/>
          </w:tcPr>
          <w:p w14:paraId="26049F74" w14:textId="006BD768" w:rsidR="00370468" w:rsidRDefault="00000000">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21</m:t>
                    </m:r>
                  </m:sub>
                </m:sSub>
                <m:r>
                  <w:rPr>
                    <w:rFonts w:ascii="Cambria Math" w:hAnsi="Cambria Math"/>
                  </w:rPr>
                  <m:t>=10,000</m:t>
                </m:r>
              </m:oMath>
            </m:oMathPara>
          </w:p>
        </w:tc>
      </w:tr>
      <w:tr w:rsidR="00370468" w14:paraId="032C51BB" w14:textId="77777777" w:rsidTr="00370468">
        <w:tc>
          <w:tcPr>
            <w:tcW w:w="3116" w:type="dxa"/>
          </w:tcPr>
          <w:p w14:paraId="550ADF54" w14:textId="010D5B80" w:rsidR="00370468" w:rsidRDefault="003E03E5">
            <m:oMathPara>
              <m:oMath>
                <m:r>
                  <w:rPr>
                    <w:rFonts w:ascii="Cambria Math" w:hAnsi="Cambria Math"/>
                  </w:rPr>
                  <m:t>m</m:t>
                </m:r>
              </m:oMath>
            </m:oMathPara>
          </w:p>
        </w:tc>
        <w:tc>
          <w:tcPr>
            <w:tcW w:w="3117" w:type="dxa"/>
          </w:tcPr>
          <w:p w14:paraId="1D268DCF" w14:textId="387574D0" w:rsidR="00370468" w:rsidRDefault="003E03E5">
            <w:r>
              <w:t>Immune cell apoptosis rate</w:t>
            </w:r>
          </w:p>
        </w:tc>
        <w:tc>
          <w:tcPr>
            <w:tcW w:w="3117" w:type="dxa"/>
          </w:tcPr>
          <w:p w14:paraId="6B1AEE13" w14:textId="56168191" w:rsidR="00370468" w:rsidRDefault="003E03E5">
            <m:oMathPara>
              <m:oMath>
                <m:r>
                  <w:rPr>
                    <w:rFonts w:ascii="Cambria Math" w:hAnsi="Cambria Math"/>
                  </w:rPr>
                  <m:t>m=0.9</m:t>
                </m:r>
              </m:oMath>
            </m:oMathPara>
          </w:p>
        </w:tc>
      </w:tr>
      <w:tr w:rsidR="00370468" w14:paraId="763D4B5B" w14:textId="77777777" w:rsidTr="00370468">
        <w:tc>
          <w:tcPr>
            <w:tcW w:w="3116" w:type="dxa"/>
          </w:tcPr>
          <w:p w14:paraId="56482C1A" w14:textId="5C0D4FA9" w:rsidR="00370468" w:rsidRDefault="00B276C9">
            <m:oMathPara>
              <m:oMath>
                <m:r>
                  <w:rPr>
                    <w:rFonts w:ascii="Cambria Math" w:hAnsi="Cambria Math"/>
                  </w:rPr>
                  <m:t>r</m:t>
                </m:r>
              </m:oMath>
            </m:oMathPara>
          </w:p>
        </w:tc>
        <w:tc>
          <w:tcPr>
            <w:tcW w:w="3117" w:type="dxa"/>
          </w:tcPr>
          <w:p w14:paraId="29D0D1FE" w14:textId="7A5DD141" w:rsidR="00370468" w:rsidRDefault="003E03E5">
            <w:r>
              <w:t>Maximum parasite biomass growth rate</w:t>
            </w:r>
          </w:p>
        </w:tc>
        <w:tc>
          <w:tcPr>
            <w:tcW w:w="3117" w:type="dxa"/>
          </w:tcPr>
          <w:p w14:paraId="4B14C102" w14:textId="30258FEA" w:rsidR="00370468" w:rsidRDefault="00B276C9">
            <m:oMathPara>
              <m:oMath>
                <m:r>
                  <w:rPr>
                    <w:rFonts w:ascii="Cambria Math" w:hAnsi="Cambria Math"/>
                  </w:rPr>
                  <m:t>r=8</m:t>
                </m:r>
              </m:oMath>
            </m:oMathPara>
          </w:p>
        </w:tc>
      </w:tr>
      <w:tr w:rsidR="00370468" w14:paraId="2F0C2163" w14:textId="77777777" w:rsidTr="00370468">
        <w:tc>
          <w:tcPr>
            <w:tcW w:w="3116" w:type="dxa"/>
          </w:tcPr>
          <w:p w14:paraId="2880D5E6" w14:textId="3530A244"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c>
        <w:tc>
          <w:tcPr>
            <w:tcW w:w="3117" w:type="dxa"/>
          </w:tcPr>
          <w:p w14:paraId="719AAB7F" w14:textId="588C7B8C" w:rsidR="00370468" w:rsidRDefault="003E03E5">
            <w:r>
              <w:t>Half-saturation constant for the virulence—growth function</w:t>
            </w:r>
          </w:p>
        </w:tc>
        <w:tc>
          <w:tcPr>
            <w:tcW w:w="3117" w:type="dxa"/>
          </w:tcPr>
          <w:p w14:paraId="55B22A43" w14:textId="5F4EC087"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=0.0001</m:t>
                </m:r>
              </m:oMath>
            </m:oMathPara>
          </w:p>
        </w:tc>
      </w:tr>
      <w:tr w:rsidR="00370468" w14:paraId="71290481" w14:textId="77777777" w:rsidTr="00370468">
        <w:tc>
          <w:tcPr>
            <w:tcW w:w="3116" w:type="dxa"/>
          </w:tcPr>
          <w:p w14:paraId="7F698CA8" w14:textId="47A0487D" w:rsidR="00370468"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oMath>
            </m:oMathPara>
          </w:p>
        </w:tc>
        <w:tc>
          <w:tcPr>
            <w:tcW w:w="3117" w:type="dxa"/>
          </w:tcPr>
          <w:p w14:paraId="0F4603FE" w14:textId="79D881F8" w:rsidR="00370468" w:rsidRDefault="003E03E5">
            <w:r>
              <w:t>Maximum parasite biomass</w:t>
            </w:r>
          </w:p>
        </w:tc>
        <w:tc>
          <w:tcPr>
            <w:tcW w:w="3117" w:type="dxa"/>
          </w:tcPr>
          <w:p w14:paraId="0C13DD9A" w14:textId="4B765DBE" w:rsidR="00370468"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=300</m:t>
                </m:r>
              </m:oMath>
            </m:oMathPara>
          </w:p>
        </w:tc>
      </w:tr>
      <w:tr w:rsidR="00370468" w14:paraId="3C56D117" w14:textId="77777777" w:rsidTr="00370468">
        <w:tc>
          <w:tcPr>
            <w:tcW w:w="3116" w:type="dxa"/>
          </w:tcPr>
          <w:p w14:paraId="4D9EC578" w14:textId="1CDCB957" w:rsidR="00370468" w:rsidRDefault="003E03E5">
            <m:oMathPara>
              <m:oMath>
                <m:r>
                  <w:rPr>
                    <w:rFonts w:ascii="Cambria Math" w:hAnsi="Cambria Math"/>
                  </w:rPr>
                  <m:t>a</m:t>
                </m:r>
              </m:oMath>
            </m:oMathPara>
          </w:p>
        </w:tc>
        <w:tc>
          <w:tcPr>
            <w:tcW w:w="3117" w:type="dxa"/>
          </w:tcPr>
          <w:p w14:paraId="5F0A6921" w14:textId="3ADFEF8B" w:rsidR="00370468" w:rsidRDefault="003E03E5">
            <w:r>
              <w:t>Per-Th2 cell biomass inhibition rate</w:t>
            </w:r>
          </w:p>
        </w:tc>
        <w:tc>
          <w:tcPr>
            <w:tcW w:w="3117" w:type="dxa"/>
          </w:tcPr>
          <w:p w14:paraId="2D6FFD57" w14:textId="5FFFE241" w:rsidR="00370468" w:rsidRDefault="003E03E5">
            <m:oMathPara>
              <m:oMath>
                <m:r>
                  <w:rPr>
                    <w:rFonts w:ascii="Cambria Math" w:hAnsi="Cambria Math"/>
                  </w:rPr>
                  <m:t>a=0.004</m:t>
                </m:r>
              </m:oMath>
            </m:oMathPara>
          </w:p>
        </w:tc>
      </w:tr>
      <w:tr w:rsidR="00370468" w14:paraId="61A73EA5" w14:textId="77777777" w:rsidTr="00370468">
        <w:tc>
          <w:tcPr>
            <w:tcW w:w="3116" w:type="dxa"/>
          </w:tcPr>
          <w:p w14:paraId="69A03B11" w14:textId="55F6A119" w:rsidR="00370468" w:rsidRDefault="003E03E5">
            <m:oMathPara>
              <m:oMath>
                <m:r>
                  <w:rPr>
                    <w:rFonts w:ascii="Cambria Math" w:hAnsi="Cambria Math"/>
                  </w:rPr>
                  <m:t>b</m:t>
                </m:r>
              </m:oMath>
            </m:oMathPara>
          </w:p>
        </w:tc>
        <w:tc>
          <w:tcPr>
            <w:tcW w:w="3117" w:type="dxa"/>
          </w:tcPr>
          <w:p w14:paraId="4306E19A" w14:textId="49CA9DE9" w:rsidR="00370468" w:rsidRDefault="003E03E5">
            <w:r>
              <w:t>Maximum birth rate of new hosts</w:t>
            </w:r>
          </w:p>
        </w:tc>
        <w:tc>
          <w:tcPr>
            <w:tcW w:w="3117" w:type="dxa"/>
          </w:tcPr>
          <w:p w14:paraId="7A09B665" w14:textId="5A0415F7" w:rsidR="00370468" w:rsidRDefault="003E03E5">
            <m:oMathPara>
              <m:oMath>
                <m:r>
                  <w:rPr>
                    <w:rFonts w:ascii="Cambria Math" w:hAnsi="Cambria Math"/>
                  </w:rPr>
                  <m:t>b=0.1</m:t>
                </m:r>
              </m:oMath>
            </m:oMathPara>
          </w:p>
        </w:tc>
      </w:tr>
      <w:tr w:rsidR="00370468" w14:paraId="688F7FDC" w14:textId="77777777" w:rsidTr="00370468">
        <w:tc>
          <w:tcPr>
            <w:tcW w:w="3116" w:type="dxa"/>
          </w:tcPr>
          <w:p w14:paraId="681B26D1" w14:textId="57ED60D5" w:rsidR="00370468" w:rsidRDefault="003E03E5">
            <m:oMathPara>
              <m:oMath>
                <m:r>
                  <w:rPr>
                    <w:rFonts w:ascii="Cambria Math" w:hAnsi="Cambria Math"/>
                  </w:rPr>
                  <m:t>K</m:t>
                </m:r>
              </m:oMath>
            </m:oMathPara>
          </w:p>
        </w:tc>
        <w:tc>
          <w:tcPr>
            <w:tcW w:w="3117" w:type="dxa"/>
          </w:tcPr>
          <w:p w14:paraId="74AD08D3" w14:textId="4E1C17E9" w:rsidR="00370468" w:rsidRDefault="003E03E5">
            <w:r>
              <w:t>Host carrying capacity</w:t>
            </w:r>
          </w:p>
        </w:tc>
        <w:tc>
          <w:tcPr>
            <w:tcW w:w="3117" w:type="dxa"/>
          </w:tcPr>
          <w:p w14:paraId="2D386BE2" w14:textId="4E54F0F6" w:rsidR="00370468" w:rsidRDefault="003E03E5">
            <m:oMathPara>
              <m:oMath>
                <m:r>
                  <w:rPr>
                    <w:rFonts w:ascii="Cambria Math" w:hAnsi="Cambria Math"/>
                  </w:rPr>
                  <m:t>K=100</m:t>
                </m:r>
              </m:oMath>
            </m:oMathPara>
          </w:p>
        </w:tc>
      </w:tr>
      <w:tr w:rsidR="00370468" w14:paraId="386662CD" w14:textId="77777777" w:rsidTr="00370468">
        <w:tc>
          <w:tcPr>
            <w:tcW w:w="3116" w:type="dxa"/>
          </w:tcPr>
          <w:p w14:paraId="6429150E" w14:textId="6ABF9C2B" w:rsidR="00370468" w:rsidRDefault="003E03E5">
            <m:oMathPara>
              <m:oMath>
                <m:r>
                  <w:rPr>
                    <w:rFonts w:ascii="Cambria Math" w:hAnsi="Cambria Math"/>
                  </w:rPr>
                  <m:t>c</m:t>
                </m:r>
              </m:oMath>
            </m:oMathPara>
          </w:p>
        </w:tc>
        <w:tc>
          <w:tcPr>
            <w:tcW w:w="3117" w:type="dxa"/>
          </w:tcPr>
          <w:p w14:paraId="171996C6" w14:textId="2E54A79C" w:rsidR="00370468" w:rsidRDefault="003E03E5">
            <w:r>
              <w:t>Per-host contact rate</w:t>
            </w:r>
          </w:p>
        </w:tc>
        <w:tc>
          <w:tcPr>
            <w:tcW w:w="3117" w:type="dxa"/>
          </w:tcPr>
          <w:p w14:paraId="4BB9F7DB" w14:textId="4757D5FD" w:rsidR="00370468" w:rsidRDefault="003E03E5">
            <m:oMathPara>
              <m:oMath>
                <m:r>
                  <w:rPr>
                    <w:rFonts w:ascii="Cambria Math" w:hAnsi="Cambria Math"/>
                  </w:rPr>
                  <m:t>c=0.003</m:t>
                </m:r>
              </m:oMath>
            </m:oMathPara>
          </w:p>
        </w:tc>
      </w:tr>
      <w:tr w:rsidR="00370468" w14:paraId="30B89043" w14:textId="77777777" w:rsidTr="00370468">
        <w:tc>
          <w:tcPr>
            <w:tcW w:w="3116" w:type="dxa"/>
          </w:tcPr>
          <w:p w14:paraId="4AE92EEF" w14:textId="3852BEE4" w:rsidR="00370468" w:rsidRDefault="003E03E5">
            <m:oMathPara>
              <m:oMath>
                <m:r>
                  <w:rPr>
                    <w:rFonts w:ascii="Cambria Math" w:hAnsi="Cambria Math"/>
                  </w:rPr>
                  <m:t>v</m:t>
                </m:r>
              </m:oMath>
            </m:oMathPara>
          </w:p>
        </w:tc>
        <w:tc>
          <w:tcPr>
            <w:tcW w:w="3117" w:type="dxa"/>
          </w:tcPr>
          <w:p w14:paraId="6EBA6635" w14:textId="2C31FADC" w:rsidR="00370468" w:rsidRDefault="003E03E5">
            <w:r>
              <w:t>Per-parasite virulence</w:t>
            </w:r>
          </w:p>
        </w:tc>
        <w:tc>
          <w:tcPr>
            <w:tcW w:w="3117" w:type="dxa"/>
          </w:tcPr>
          <w:p w14:paraId="7FEFE1DB" w14:textId="118ED543" w:rsidR="00370468" w:rsidRDefault="003E03E5">
            <w:r>
              <w:t xml:space="preserve">Evolving: </w:t>
            </w:r>
            <m:oMath>
              <m:r>
                <w:rPr>
                  <w:rFonts w:ascii="Cambria Math" w:hAnsi="Cambria Math"/>
                </w:rPr>
                <m:t>v(0)=0.0001</m:t>
              </m:r>
            </m:oMath>
          </w:p>
        </w:tc>
      </w:tr>
      <w:tr w:rsidR="00370468" w14:paraId="322E747B" w14:textId="77777777" w:rsidTr="00370468">
        <w:tc>
          <w:tcPr>
            <w:tcW w:w="3116" w:type="dxa"/>
          </w:tcPr>
          <w:p w14:paraId="33831E00" w14:textId="03F9E1DE"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CV</m:t>
                    </m:r>
                  </m:sub>
                </m:sSub>
              </m:oMath>
            </m:oMathPara>
          </w:p>
        </w:tc>
        <w:tc>
          <w:tcPr>
            <w:tcW w:w="3117" w:type="dxa"/>
          </w:tcPr>
          <w:p w14:paraId="4822C0AA" w14:textId="7D687D5A" w:rsidR="00370468" w:rsidRDefault="003E03E5">
            <w:r>
              <w:t xml:space="preserve">Coefficient of variation in </w:t>
            </w:r>
            <w:r w:rsidR="00852AD3">
              <w:t>virulence</w:t>
            </w:r>
          </w:p>
        </w:tc>
        <w:tc>
          <w:tcPr>
            <w:tcW w:w="3117" w:type="dxa"/>
          </w:tcPr>
          <w:p w14:paraId="78460B5A" w14:textId="12D52FFD"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CV</m:t>
                    </m:r>
                  </m:sub>
                </m:sSub>
                <m:r>
                  <w:rPr>
                    <w:rFonts w:ascii="Cambria Math" w:hAnsi="Cambria Math"/>
                  </w:rPr>
                  <m:t>=0.0001</m:t>
                </m:r>
              </m:oMath>
            </m:oMathPara>
          </w:p>
        </w:tc>
      </w:tr>
    </w:tbl>
    <w:p w14:paraId="149D3CFF" w14:textId="77777777" w:rsidR="00370468" w:rsidRDefault="00370468"/>
    <w:p w14:paraId="0845D89E" w14:textId="386C764C" w:rsidR="00282A7F" w:rsidRPr="00282A7F" w:rsidRDefault="00282A7F">
      <w:pPr>
        <w:rPr>
          <w:b/>
          <w:bCs/>
        </w:rPr>
      </w:pPr>
      <w:r>
        <w:rPr>
          <w:b/>
          <w:bCs/>
        </w:rPr>
        <w:t>References</w:t>
      </w:r>
    </w:p>
    <w:p w14:paraId="133EEEB5" w14:textId="77777777" w:rsidR="00282A7F" w:rsidRDefault="00282A7F"/>
    <w:p w14:paraId="6AFE264D" w14:textId="39E7E3CD" w:rsidR="00885F91" w:rsidRPr="00282A7F" w:rsidRDefault="00C16D1A">
      <w:pPr>
        <w:rPr>
          <w:b/>
          <w:bCs/>
        </w:rPr>
      </w:pPr>
      <w:r w:rsidRPr="00282A7F">
        <w:rPr>
          <w:b/>
          <w:bCs/>
        </w:rPr>
        <w:t>Online Supplementary Information</w:t>
      </w:r>
    </w:p>
    <w:p w14:paraId="76472A7E" w14:textId="77777777" w:rsidR="00C16D1A" w:rsidRPr="00282A7F" w:rsidRDefault="00C16D1A">
      <w:pPr>
        <w:rPr>
          <w:b/>
          <w:bCs/>
        </w:rPr>
      </w:pPr>
    </w:p>
    <w:p w14:paraId="22B74DF8" w14:textId="50819B79" w:rsidR="0033114A" w:rsidRDefault="0033114A">
      <w:pPr>
        <w:rPr>
          <w:rFonts w:eastAsiaTheme="minorEastAsia"/>
        </w:rPr>
      </w:pPr>
      <w:r>
        <w:t>To carry out an adaptive dynamics analysis of the simple epidemiological model (equation 3 in the main text), we first expand the model to consider the dynamics of a resident strain of parasite that causes acute (</w:t>
      </w:r>
      <m:oMath>
        <m:sSub>
          <m:sSubPr>
            <m:ctrlPr>
              <w:rPr>
                <w:rFonts w:ascii="Cambria Math" w:hAnsi="Cambria Math"/>
                <w:i/>
              </w:rPr>
            </m:ctrlPr>
          </m:sSubPr>
          <m:e>
            <m:r>
              <w:rPr>
                <w:rFonts w:ascii="Cambria Math" w:hAnsi="Cambria Math"/>
              </w:rPr>
              <m:t>I</m:t>
            </m:r>
          </m:e>
          <m:sub>
            <m:r>
              <w:rPr>
                <w:rFonts w:ascii="Cambria Math" w:hAnsi="Cambria Math"/>
              </w:rPr>
              <m:t>a,r</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c,r</m:t>
            </m:r>
          </m:sub>
        </m:sSub>
      </m:oMath>
      <w:r>
        <w:rPr>
          <w:rFonts w:eastAsiaTheme="minorEastAsia"/>
        </w:rPr>
        <w:t>) infections and a mutant strain of parasite that also causes acute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oMath>
      <w:r>
        <w:rPr>
          <w:rFonts w:eastAsiaTheme="minorEastAsia"/>
        </w:rPr>
        <w:t>) infections. The two strains differ in virulence</w:t>
      </w:r>
      <w:r w:rsidR="00F24F8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oMath>
      <w:r w:rsidR="00F24F8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F24F85">
        <w:rPr>
          <w:rFonts w:eastAsiaTheme="minorEastAsia"/>
        </w:rPr>
        <w:t>), which alters their transmission rates according to the function</w:t>
      </w:r>
    </w:p>
    <w:p w14:paraId="1ACEAF8A" w14:textId="6A0D0155" w:rsidR="00F24F85" w:rsidRPr="00F24F85" w:rsidRDefault="00F24F85">
      <w:pPr>
        <w:rPr>
          <w:rFonts w:eastAsiaTheme="minorEastAsia"/>
        </w:rPr>
      </w:pPr>
      <m:oMathPara>
        <m:oMath>
          <m:r>
            <w:rPr>
              <w:rFonts w:ascii="Cambria Math" w:hAnsi="Cambria Math"/>
            </w:rPr>
            <m:t>β</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v</m:t>
              </m:r>
            </m:num>
            <m:den>
              <m:r>
                <w:rPr>
                  <w:rFonts w:ascii="Cambria Math" w:hAnsi="Cambria Math"/>
                </w:rPr>
                <m:t>h+v</m:t>
              </m:r>
            </m:den>
          </m:f>
          <m:r>
            <w:rPr>
              <w:rFonts w:ascii="Cambria Math" w:eastAsiaTheme="minorEastAsia" w:hAnsi="Cambria Math"/>
            </w:rPr>
            <m:t>.</m:t>
          </m:r>
        </m:oMath>
      </m:oMathPara>
    </w:p>
    <w:p w14:paraId="5E095BBC" w14:textId="77777777" w:rsidR="00F24F85" w:rsidRDefault="00F24F85">
      <w:pPr>
        <w:rPr>
          <w:rFonts w:eastAsiaTheme="minorEastAsia"/>
        </w:rPr>
      </w:pPr>
    </w:p>
    <w:p w14:paraId="3777F6EF" w14:textId="3127C389" w:rsidR="00F24F85" w:rsidRPr="00885F91" w:rsidRDefault="00F24F85">
      <w:r>
        <w:rPr>
          <w:rFonts w:eastAsiaTheme="minorEastAsia"/>
        </w:rPr>
        <w:t xml:space="preserve">Thus the model is </w:t>
      </w:r>
    </w:p>
    <w:p w14:paraId="20B2F52C" w14:textId="77777777" w:rsidR="006D05AF" w:rsidRDefault="006D05AF"/>
    <w:p w14:paraId="6CC5E25E" w14:textId="3918B902" w:rsidR="00F24F85" w:rsidRPr="00BF54E6" w:rsidRDefault="00F24F85" w:rsidP="00F24F85">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t>
                  </m:r>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r>
                    <w:rPr>
                      <w:rFonts w:ascii="Cambria Math" w:hAnsi="Cambria Math"/>
                    </w:rPr>
                    <m:t>m</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num>
                <m:den>
                  <m:r>
                    <w:rPr>
                      <w:rFonts w:ascii="Cambria Math" w:hAnsi="Cambria Math"/>
                    </w:rPr>
                    <m:t>K</m:t>
                  </m:r>
                </m:den>
              </m:f>
            </m:e>
          </m:d>
          <m:r>
            <w:rPr>
              <w:rFonts w:ascii="Cambria Math" w:hAnsi="Cambria Math"/>
            </w:rPr>
            <m:t>-μS-β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t>
                  </m:r>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r>
                    <w:rPr>
                      <w:rFonts w:ascii="Cambria Math" w:hAnsi="Cambria Math"/>
                    </w:rPr>
                    <m:t>m</m:t>
                  </m:r>
                </m:sub>
              </m:sSub>
            </m:e>
          </m:d>
          <m:r>
            <w:rPr>
              <w:rFonts w:ascii="Cambria Math" w:hAnsi="Cambria Math"/>
            </w:rPr>
            <m:t>S+γ</m:t>
          </m:r>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t>
              </m:r>
              <m:r>
                <w:rPr>
                  <w:rFonts w:ascii="Cambria Math" w:hAnsi="Cambria Math"/>
                </w:rPr>
                <m:t>,r</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m:t>
              </m:r>
            </m:sub>
          </m:sSub>
          <m:r>
            <w:rPr>
              <w:rFonts w:ascii="Cambria Math" w:hAnsi="Cambria Math"/>
            </w:rPr>
            <m:t>)</m:t>
          </m:r>
        </m:oMath>
      </m:oMathPara>
    </w:p>
    <w:p w14:paraId="7E8A2927" w14:textId="2C2B0D5B" w:rsidR="00F24F85" w:rsidRPr="0080231D" w:rsidRDefault="00F24F85"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r>
                    <w:rPr>
                      <w:rFonts w:ascii="Cambria Math" w:eastAsiaTheme="minorEastAsia" w:hAnsi="Cambria Math"/>
                    </w:rPr>
                    <m:t>,r</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r>
                <w:rPr>
                  <w:rFonts w:ascii="Cambria Math" w:eastAsiaTheme="minorEastAsia" w:hAnsi="Cambria Math"/>
                </w:rPr>
                <m:t>,r</m:t>
              </m:r>
            </m:sub>
          </m:sSub>
        </m:oMath>
      </m:oMathPara>
    </w:p>
    <w:p w14:paraId="69C4E190" w14:textId="6322D463" w:rsidR="006D05AF" w:rsidRPr="00F24F85" w:rsidRDefault="00F24F85"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r>
                    <w:rPr>
                      <w:rFonts w:ascii="Cambria Math" w:eastAsiaTheme="minorEastAsia" w:hAnsi="Cambria Math"/>
                    </w:rPr>
                    <m:t>,r</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r>
                <w:rPr>
                  <w:rFonts w:ascii="Cambria Math" w:eastAsiaTheme="minorEastAsia" w:hAnsi="Cambria Math"/>
                </w:rPr>
                <m:t>,r</m:t>
              </m:r>
            </m:sub>
          </m:sSub>
        </m:oMath>
      </m:oMathPara>
    </w:p>
    <w:p w14:paraId="161E62B1" w14:textId="1DD0B9D5" w:rsidR="00F24F85" w:rsidRPr="0080231D" w:rsidRDefault="00F24F85"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r>
                    <w:rPr>
                      <w:rFonts w:ascii="Cambria Math" w:eastAsiaTheme="minorEastAsia" w:hAnsi="Cambria Math"/>
                    </w:rPr>
                    <m:t>m</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t>
                  </m:r>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r>
                    <w:rPr>
                      <w:rFonts w:ascii="Cambria Math" w:hAnsi="Cambria Math"/>
                    </w:rPr>
                    <m:t>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r>
                <w:rPr>
                  <w:rFonts w:ascii="Cambria Math" w:eastAsiaTheme="minorEastAsia" w:hAnsi="Cambria Math"/>
                </w:rPr>
                <m:t>m</m:t>
              </m:r>
            </m:sub>
          </m:sSub>
        </m:oMath>
      </m:oMathPara>
    </w:p>
    <w:p w14:paraId="26BCD2BB" w14:textId="1C7E40BE" w:rsidR="00F24F85" w:rsidRPr="00F24F85" w:rsidRDefault="00F24F85"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r>
                    <w:rPr>
                      <w:rFonts w:ascii="Cambria Math" w:eastAsiaTheme="minorEastAsia" w:hAnsi="Cambria Math"/>
                    </w:rPr>
                    <m:t>m</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t>
                  </m:r>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r>
                    <w:rPr>
                      <w:rFonts w:ascii="Cambria Math" w:hAnsi="Cambria Math"/>
                    </w:rPr>
                    <m:t>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r>
                <w:rPr>
                  <w:rFonts w:ascii="Cambria Math" w:eastAsiaTheme="minorEastAsia" w:hAnsi="Cambria Math"/>
                </w:rPr>
                <m:t>m</m:t>
              </m:r>
            </m:sub>
          </m:sSub>
        </m:oMath>
      </m:oMathPara>
    </w:p>
    <w:p w14:paraId="6CD19B94" w14:textId="77777777" w:rsidR="00F24F85" w:rsidRDefault="00F24F85" w:rsidP="00F24F85">
      <w:pPr>
        <w:rPr>
          <w:rFonts w:eastAsiaTheme="minorEastAsia"/>
          <w:iCs/>
        </w:rPr>
      </w:pPr>
    </w:p>
    <w:p w14:paraId="604E380E" w14:textId="03280C3E" w:rsidR="005137E3" w:rsidRDefault="00F24F85" w:rsidP="00F24F85">
      <w:pPr>
        <w:rPr>
          <w:rFonts w:eastAsiaTheme="minorEastAsia"/>
          <w:iCs/>
        </w:rPr>
      </w:pPr>
      <w:r>
        <w:rPr>
          <w:rFonts w:eastAsiaTheme="minorEastAsia"/>
          <w:iCs/>
        </w:rPr>
        <w:t>Following a classic adaptive analysis approach, whether a mutant strain can invade and displace the resident is determined by the stability of the</w:t>
      </w:r>
      <w:r w:rsidR="005137E3">
        <w:rPr>
          <w:rFonts w:eastAsiaTheme="minorEastAsia"/>
          <w:iCs/>
        </w:rPr>
        <w:t xml:space="preserve"> mutant-free</w:t>
      </w:r>
      <w:r>
        <w:rPr>
          <w:rFonts w:eastAsiaTheme="minorEastAsia"/>
          <w:iCs/>
        </w:rPr>
        <w:t xml:space="preserve"> equilibrium</w:t>
      </w:r>
      <w:r w:rsidR="005137E3">
        <w:rPr>
          <w:rFonts w:eastAsiaTheme="minorEastAsia"/>
          <w:iCs/>
        </w:rPr>
        <w:t xml:space="preserve"> </w:t>
      </w:r>
      <m:oMath>
        <m:d>
          <m:dPr>
            <m:ctrlPr>
              <w:rPr>
                <w:rFonts w:ascii="Cambria Math" w:eastAsiaTheme="minorEastAsia" w:hAnsi="Cambria Math"/>
                <w:i/>
                <w:iCs/>
              </w:rPr>
            </m:ctrlPr>
          </m:dPr>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e>
        </m:d>
        <m:r>
          <w:rPr>
            <w:rFonts w:ascii="Cambria Math" w:eastAsiaTheme="minorEastAsia" w:hAnsi="Cambria Math"/>
          </w:rPr>
          <m:t>=(</m:t>
        </m:r>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r>
                  <w:rPr>
                    <w:rFonts w:ascii="Cambria Math" w:eastAsiaTheme="minorEastAsia" w:hAnsi="Cambria Math"/>
                  </w:rPr>
                  <m:t>,r</m:t>
                </m:r>
              </m:sub>
            </m:sSub>
          </m:e>
        </m:acc>
        <m:r>
          <w:rPr>
            <w:rFonts w:ascii="Cambria Math" w:eastAsiaTheme="minorEastAsia" w:hAnsi="Cambria Math"/>
          </w:rPr>
          <m:t>, 0, 0)</m:t>
        </m:r>
      </m:oMath>
      <w:r w:rsidR="005137E3">
        <w:rPr>
          <w:rFonts w:eastAsiaTheme="minorEastAsia"/>
          <w:iCs/>
        </w:rPr>
        <w:t>. This is given by the eigenvalues of the Jacobian matrix evaluated at that equilibrium. Given that the resident would attain a stable equilibrium if the resident was not present (that is, if the system of equations did not include the resident at all), then whether the mutant can invade is given by the eigenvalues of the matrix</w:t>
      </w:r>
    </w:p>
    <w:p w14:paraId="0651F328" w14:textId="77777777" w:rsidR="005137E3" w:rsidRPr="00195A56" w:rsidRDefault="005137E3" w:rsidP="00F24F85">
      <w:pPr>
        <w:rPr>
          <w:rFonts w:eastAsiaTheme="minorEastAsia"/>
          <w:iCs/>
        </w:rPr>
      </w:pPr>
      <m:oMathPara>
        <m:oMath>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e>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mr>
                <m:mr>
                  <m:e>
                    <m:r>
                      <w:rPr>
                        <w:rFonts w:ascii="Cambria Math" w:eastAsiaTheme="minorEastAsia" w:hAnsi="Cambria Math"/>
                      </w:rPr>
                      <m:t>(1-</m:t>
                    </m:r>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e>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mr>
              </m:m>
            </m:e>
          </m:d>
          <m:r>
            <w:rPr>
              <w:rFonts w:ascii="Cambria Math" w:eastAsiaTheme="minorEastAsia" w:hAnsi="Cambria Math"/>
            </w:rPr>
            <m:t>.</m:t>
          </m:r>
        </m:oMath>
      </m:oMathPara>
    </w:p>
    <w:p w14:paraId="67869D36" w14:textId="77777777" w:rsidR="00195A56" w:rsidRPr="005137E3" w:rsidRDefault="00195A56" w:rsidP="00F24F85">
      <w:pPr>
        <w:rPr>
          <w:rFonts w:eastAsiaTheme="minorEastAsia"/>
          <w:iCs/>
        </w:rPr>
      </w:pPr>
    </w:p>
    <w:p w14:paraId="3D927E6C" w14:textId="77777777" w:rsidR="00195A56" w:rsidRDefault="005137E3" w:rsidP="00F24F85">
      <w:pPr>
        <w:rPr>
          <w:rFonts w:eastAsiaTheme="minorEastAsia"/>
          <w:iCs/>
        </w:rPr>
      </w:pPr>
      <w:r>
        <w:rPr>
          <w:rFonts w:eastAsiaTheme="minorEastAsia"/>
          <w:iCs/>
        </w:rPr>
        <w:t xml:space="preserve">The eigenvalues of this matrix are difficult to interpret, but </w:t>
      </w:r>
      <w:r w:rsidR="00195A56">
        <w:rPr>
          <w:rFonts w:eastAsiaTheme="minorEastAsia"/>
          <w:iCs/>
        </w:rPr>
        <w:t>a more biologically interpretable expression for the invasion criterion can be used by applying the next generation theorem (Hurford et al. 2010) to the above matrix. This leads to the following condition for the mutant to be able to invade:</w:t>
      </w:r>
    </w:p>
    <w:p w14:paraId="108289C1" w14:textId="77777777" w:rsidR="00195A56" w:rsidRPr="00195A56" w:rsidRDefault="00195A56"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den>
          </m:f>
          <m:r>
            <w:rPr>
              <w:rFonts w:ascii="Cambria Math" w:eastAsiaTheme="minorEastAsia" w:hAnsi="Cambria Math"/>
            </w:rPr>
            <m:t>&gt;1,</m:t>
          </m:r>
        </m:oMath>
      </m:oMathPara>
    </w:p>
    <w:p w14:paraId="04304D47" w14:textId="4542479E" w:rsidR="00F24F85" w:rsidRDefault="005137E3" w:rsidP="00F24F85">
      <w:pPr>
        <w:rPr>
          <w:rFonts w:eastAsiaTheme="minorEastAsia"/>
          <w:iCs/>
        </w:rPr>
      </w:pPr>
      <w:r>
        <w:rPr>
          <w:rFonts w:eastAsiaTheme="minorEastAsia"/>
          <w:iCs/>
        </w:rPr>
        <w:br/>
      </w:r>
      <w:r w:rsidR="00195A56">
        <w:rPr>
          <w:rFonts w:eastAsiaTheme="minorEastAsia"/>
          <w:iCs/>
        </w:rPr>
        <w:t>which can be interpreted as the expected number of new infections caused by an acute infection plus the expected number of new infections caused by a chronic infection. If this quantity is greater than one, then the mutant parasite can spread among the susceptible hosts that are left over by the resident strain (</w:t>
      </w:r>
      <m:oMath>
        <m:acc>
          <m:accPr>
            <m:ctrlPr>
              <w:rPr>
                <w:rFonts w:ascii="Cambria Math" w:eastAsiaTheme="minorEastAsia" w:hAnsi="Cambria Math"/>
                <w:i/>
                <w:iCs/>
              </w:rPr>
            </m:ctrlPr>
          </m:accPr>
          <m:e>
            <m:r>
              <w:rPr>
                <w:rFonts w:ascii="Cambria Math" w:eastAsiaTheme="minorEastAsia" w:hAnsi="Cambria Math"/>
              </w:rPr>
              <m:t>S</m:t>
            </m:r>
          </m:e>
        </m:acc>
      </m:oMath>
      <w:r w:rsidR="00195A56">
        <w:rPr>
          <w:rFonts w:eastAsiaTheme="minorEastAsia"/>
          <w:iCs/>
        </w:rPr>
        <w:t>). This means that the mutant is suppressing the number of susceptible hosts below the number where the resident can persist. That is, evolution will lead to the minimization of the number of susceptible (the so-called pessimization principle of adaptive dynamics).</w:t>
      </w:r>
    </w:p>
    <w:p w14:paraId="2E7A6192" w14:textId="77777777" w:rsidR="00195A56" w:rsidRDefault="00195A56" w:rsidP="00F24F85">
      <w:pPr>
        <w:rPr>
          <w:rFonts w:eastAsiaTheme="minorEastAsia"/>
          <w:iCs/>
        </w:rPr>
      </w:pPr>
    </w:p>
    <w:p w14:paraId="78418EBE" w14:textId="2DFE7EAD" w:rsidR="00EB7E56" w:rsidRDefault="00EB7E56" w:rsidP="00F24F85">
      <w:pPr>
        <w:rPr>
          <w:rFonts w:eastAsiaTheme="minorEastAsia"/>
          <w:iCs/>
        </w:rPr>
      </w:pPr>
      <w:r>
        <w:rPr>
          <w:rFonts w:eastAsiaTheme="minorEastAsia"/>
          <w:iCs/>
        </w:rPr>
        <w:t>Potential endpoints of evolution are found by finding the roots of the derivative of the above expression with respect to the evolving trait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iCs/>
        </w:rPr>
        <w:t>)</w:t>
      </w:r>
      <w:r w:rsidR="00B05F80">
        <w:rPr>
          <w:rFonts w:eastAsiaTheme="minorEastAsia"/>
          <w:iCs/>
        </w:rPr>
        <w:t xml:space="preserve">, that is, by solving the following equation for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oMath>
    </w:p>
    <w:p w14:paraId="5440CE3D" w14:textId="76C602CF" w:rsidR="00195A56" w:rsidRDefault="00B05F80" w:rsidP="00F24F85">
      <w:pPr>
        <w:rPr>
          <w:rFonts w:eastAsiaTheme="minorEastAsia"/>
          <w:iCs/>
        </w:rPr>
      </w:pPr>
      <m:oMathPara>
        <m:oMath>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m:t>
              </m:r>
              <m:r>
                <w:rPr>
                  <w:rFonts w:ascii="Cambria Math" w:eastAsiaTheme="minorEastAsia" w:hAnsi="Cambria Math"/>
                </w:rPr>
                <m:t>+</m:t>
              </m:r>
              <m:r>
                <w:rPr>
                  <w:rFonts w:ascii="Cambria Math" w:eastAsiaTheme="minorEastAsia" w:hAnsi="Cambria Math"/>
                </w:rPr>
                <m:t>μ</m:t>
              </m:r>
            </m:e>
          </m:d>
          <m:sSup>
            <m:sSupPr>
              <m:ctrlPr>
                <w:rPr>
                  <w:rFonts w:ascii="Cambria Math" w:eastAsiaTheme="minorEastAsia" w:hAnsi="Cambria Math"/>
                  <w:iCs/>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=0.</m:t>
          </m:r>
        </m:oMath>
      </m:oMathPara>
    </w:p>
    <w:p w14:paraId="1FBCCC8D" w14:textId="77777777" w:rsidR="005137E3" w:rsidRDefault="005137E3" w:rsidP="00F24F85"/>
    <w:p w14:paraId="59D4275A" w14:textId="2EBBB0B8" w:rsidR="00462629" w:rsidRDefault="00462629" w:rsidP="00F24F85">
      <w:r>
        <w:t xml:space="preserve">As long as </w:t>
      </w:r>
      <m:oMath>
        <m:r>
          <w:rPr>
            <w:rFonts w:ascii="Cambria Math" w:hAnsi="Cambria Math"/>
          </w:rPr>
          <m:t>β(v)</m:t>
        </m:r>
      </m:oMath>
      <w:r w:rsidR="00282A7F">
        <w:rPr>
          <w:rFonts w:eastAsiaTheme="minorEastAsia"/>
        </w:rPr>
        <w:t xml:space="preserve"> is an increasing, saturating function of virulence </w:t>
      </w:r>
      <m:oMath>
        <m:r>
          <w:rPr>
            <w:rFonts w:ascii="Cambria Math" w:eastAsiaTheme="minorEastAsia" w:hAnsi="Cambria Math"/>
          </w:rPr>
          <m:t>v</m:t>
        </m:r>
      </m:oMath>
      <w:r w:rsidR="00282A7F">
        <w:rPr>
          <w:rFonts w:eastAsiaTheme="minorEastAsia"/>
        </w:rPr>
        <w:t xml:space="preserve">, then any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282A7F">
        <w:rPr>
          <w:rFonts w:eastAsiaTheme="minorEastAsia"/>
        </w:rPr>
        <w:t xml:space="preserve"> that satisfies the above equality will be evolutionarily and convergence stable. Fig. 5 in the main text shows the ESS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282A7F">
        <w:rPr>
          <w:rFonts w:eastAsiaTheme="minorEastAsia"/>
        </w:rPr>
        <w:t xml:space="preserve"> as the probability of an acute infection </w:t>
      </w:r>
      <m:oMath>
        <m:r>
          <w:rPr>
            <w:rFonts w:ascii="Cambria Math" w:eastAsiaTheme="minorEastAsia" w:hAnsi="Cambria Math"/>
          </w:rPr>
          <m:t>p</m:t>
        </m:r>
      </m:oMath>
      <w:r w:rsidR="00282A7F">
        <w:rPr>
          <w:rFonts w:eastAsiaTheme="minorEastAsia"/>
        </w:rPr>
        <w:t xml:space="preserve"> and the recovery rate </w:t>
      </w:r>
      <m:oMath>
        <m:r>
          <w:rPr>
            <w:rFonts w:ascii="Cambria Math" w:eastAsiaTheme="minorEastAsia" w:hAnsi="Cambria Math"/>
          </w:rPr>
          <m:t>γ</m:t>
        </m:r>
      </m:oMath>
      <w:r w:rsidR="00282A7F">
        <w:rPr>
          <w:rFonts w:eastAsiaTheme="minorEastAsia"/>
        </w:rPr>
        <w:t xml:space="preserve"> vary. </w:t>
      </w:r>
    </w:p>
    <w:p w14:paraId="760AC46C" w14:textId="77777777" w:rsidR="00F24F85" w:rsidRDefault="00F24F85" w:rsidP="00F24F85"/>
    <w:sectPr w:rsidR="00F24F8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Metz" w:date="2026-05-19T12:03:00Z" w:initials="DM">
    <w:p w14:paraId="1D5EB874" w14:textId="13B8C7BB" w:rsidR="00B8291C" w:rsidRDefault="00B8291C">
      <w:pPr>
        <w:pStyle w:val="CommentText"/>
      </w:pPr>
      <w:r>
        <w:rPr>
          <w:rStyle w:val="CommentReference"/>
        </w:rPr>
        <w:annotationRef/>
      </w:r>
      <w:r>
        <w:t xml:space="preserve">I think it’s worth noting (here and/or in the Intro) that this is about Th2-mediated parasites. </w:t>
      </w:r>
      <w:r w:rsidR="00F37794">
        <w:t>It’s implied in the model structure, but I think it’s worth explicitly stating</w:t>
      </w:r>
      <w:r>
        <w:t xml:space="preserve"> </w:t>
      </w:r>
      <w:r w:rsidR="00F37794">
        <w:t>(and perhaps even mentioning that a simple change in the dP/dt expression can make this about Th1-mediated critters!)</w:t>
      </w:r>
    </w:p>
  </w:comment>
  <w:comment w:id="2" w:author="Andrea L. Graham" w:date="2026-05-21T13:05:00Z" w:initials="AG">
    <w:p w14:paraId="6075C5C0" w14:textId="5F25E3E6" w:rsidR="00125836" w:rsidRDefault="00125836">
      <w:pPr>
        <w:pStyle w:val="CommentText"/>
      </w:pPr>
      <w:r>
        <w:rPr>
          <w:rStyle w:val="CommentReference"/>
        </w:rPr>
        <w:annotationRef/>
      </w:r>
      <w:r>
        <w:t>Such an explanation could also help justify an SI epidemiological model</w:t>
      </w:r>
    </w:p>
  </w:comment>
  <w:comment w:id="12" w:author="Andrea L. Graham" w:date="2026-05-21T12:55:00Z" w:initials="AG">
    <w:p w14:paraId="75784B65" w14:textId="397D35B0" w:rsidR="00754430" w:rsidRDefault="00754430">
      <w:pPr>
        <w:pStyle w:val="CommentText"/>
      </w:pPr>
      <w:r>
        <w:rPr>
          <w:rStyle w:val="CommentReference"/>
        </w:rPr>
        <w:annotationRef/>
      </w:r>
      <w:r>
        <w:t xml:space="preserve">=? </w:t>
      </w:r>
      <w:r w:rsidR="00987832">
        <w:t>I really don’t know what external activation means.  Intrinsic division rate seems a potentially better analogue of a birth process… but perhaps I am missing what you’re getting at.</w:t>
      </w:r>
    </w:p>
    <w:p w14:paraId="218D3CA2" w14:textId="77777777" w:rsidR="00987832" w:rsidRDefault="00987832">
      <w:pPr>
        <w:pStyle w:val="CommentText"/>
      </w:pPr>
    </w:p>
    <w:p w14:paraId="270097DF" w14:textId="28760FEA" w:rsidR="00987832" w:rsidRDefault="00987832">
      <w:pPr>
        <w:pStyle w:val="CommentText"/>
      </w:pPr>
      <w:r>
        <w:t>In the 2024 paper, b1 and b2 were described in the text as “T-cell independent activation of Th1 and Th2,” so maybe this is meant to capture things like microbial exposures, etc., so things that are external to the focal parasite and immune feedbacks?  Seems worth spelling out</w:t>
      </w:r>
      <w:r w:rsidR="00125836">
        <w:t>…</w:t>
      </w:r>
    </w:p>
  </w:comment>
  <w:comment w:id="19" w:author="Daniel Metz" w:date="2026-05-19T11:41:00Z" w:initials="DM">
    <w:p w14:paraId="6A48012B" w14:textId="724A2007" w:rsidR="006967E2" w:rsidRDefault="006967E2">
      <w:pPr>
        <w:pStyle w:val="CommentText"/>
      </w:pPr>
      <w:r>
        <w:rPr>
          <w:rStyle w:val="CommentReference"/>
        </w:rPr>
        <w:annotationRef/>
      </w:r>
      <w:r>
        <w:t>Perhaps also define the shape parameter Vo here?</w:t>
      </w:r>
    </w:p>
  </w:comment>
  <w:comment w:id="20" w:author="David Chang van Oordt" w:date="2026-05-21T19:25:00Z" w:initials="DCV">
    <w:p w14:paraId="49354825" w14:textId="77777777" w:rsidR="00D6273E" w:rsidRDefault="00D6273E" w:rsidP="00D6273E">
      <w:pPr>
        <w:pStyle w:val="CommentText"/>
      </w:pPr>
      <w:r>
        <w:rPr>
          <w:rStyle w:val="CommentReference"/>
        </w:rPr>
        <w:annotationRef/>
      </w:r>
      <w:r>
        <w:t>Yes please, I was wondering about that.</w:t>
      </w:r>
    </w:p>
  </w:comment>
  <w:comment w:id="39" w:author="Daniel Metz" w:date="2026-05-19T11:51:00Z" w:initials="DM">
    <w:p w14:paraId="20BB9DE9" w14:textId="7EA917C8" w:rsidR="006967E2" w:rsidRDefault="006967E2">
      <w:pPr>
        <w:pStyle w:val="CommentText"/>
      </w:pPr>
      <w:r>
        <w:rPr>
          <w:rStyle w:val="CommentReference"/>
        </w:rPr>
        <w:annotationRef/>
      </w:r>
      <w:r>
        <w:t>Where are the functions p(v,P), p(P), mu(v,P) and gamma(v,P,T1,T2) defined?</w:t>
      </w:r>
    </w:p>
  </w:comment>
  <w:comment w:id="73" w:author="Daniel Metz" w:date="2026-05-19T11:58:00Z" w:initials="DM">
    <w:p w14:paraId="58B5ECEB" w14:textId="3BBE0C1A" w:rsidR="00B8291C" w:rsidRDefault="00B8291C">
      <w:pPr>
        <w:pStyle w:val="CommentText"/>
      </w:pPr>
      <w:r>
        <w:rPr>
          <w:rStyle w:val="CommentReference"/>
        </w:rPr>
        <w:annotationRef/>
      </w:r>
      <w:r>
        <w:t xml:space="preserve">I’m not sure how this translates to parasite biomass from Eqs (1). What’s the link between Pi(t) in Eqs (2) and P in Eqs (1)? </w:t>
      </w:r>
      <w:r w:rsidR="0064607D">
        <w:t xml:space="preserve">Is this normalized so that 1 worm = 1 unit of parasite biomass? </w:t>
      </w:r>
    </w:p>
  </w:comment>
  <w:comment w:id="81" w:author="Andrea L. Graham" w:date="2026-05-21T13:08:00Z" w:initials="AG">
    <w:p w14:paraId="1F6F0F67" w14:textId="5ABD95C6" w:rsidR="00664649" w:rsidRDefault="00664649">
      <w:pPr>
        <w:pStyle w:val="CommentText"/>
      </w:pPr>
      <w:r>
        <w:rPr>
          <w:rStyle w:val="CommentReference"/>
        </w:rPr>
        <w:annotationRef/>
      </w:r>
      <w:r>
        <w:t>Reason and biological basis for this rule are not immediately clear; perhaps justify or else acknowledge as a methods assumption/caveat</w:t>
      </w:r>
      <w:r w:rsidR="0007436C">
        <w:t>?</w:t>
      </w:r>
    </w:p>
  </w:comment>
  <w:comment w:id="82" w:author="David Chang van Oordt" w:date="2026-05-21T20:17:00Z" w:initials="DCV">
    <w:p w14:paraId="64BA034C" w14:textId="77777777" w:rsidR="00ED5F61" w:rsidRDefault="00ED5F61" w:rsidP="00ED5F61">
      <w:pPr>
        <w:pStyle w:val="CommentText"/>
      </w:pPr>
      <w:r>
        <w:rPr>
          <w:rStyle w:val="CommentReference"/>
        </w:rPr>
        <w:annotationRef/>
      </w:r>
      <w:r>
        <w:t>I curious about how this works in a dimensionless model. If P is expressed in terms of fraction of Kp, does this mean that Kp could have a strong impact on infectious dose? Intuitively it seems like it should, but I imagine that higher P/Kp with small Kp could be similar in dose to a low p/Kp at high parasite carrying capacity?</w:t>
      </w:r>
    </w:p>
    <w:p w14:paraId="4F1D780A" w14:textId="77777777" w:rsidR="00ED5F61" w:rsidRDefault="00ED5F61" w:rsidP="00ED5F61">
      <w:pPr>
        <w:pStyle w:val="CommentText"/>
      </w:pPr>
    </w:p>
    <w:p w14:paraId="766D72A1" w14:textId="77777777" w:rsidR="00ED5F61" w:rsidRDefault="00ED5F61" w:rsidP="00ED5F61">
      <w:pPr>
        <w:pStyle w:val="CommentText"/>
      </w:pPr>
      <w:r>
        <w:t>It might be simple and that I just don’t quite see the math yet. We probably don’t need to include, or if we do, then maybe in discussion?</w:t>
      </w:r>
    </w:p>
  </w:comment>
  <w:comment w:id="85" w:author="Daniel Metz" w:date="2026-05-19T11:53:00Z" w:initials="DM">
    <w:p w14:paraId="3F5DB9C2" w14:textId="72B9A95B" w:rsidR="00B8291C" w:rsidRDefault="006A7B2B">
      <w:pPr>
        <w:pStyle w:val="CommentText"/>
      </w:pPr>
      <w:r>
        <w:rPr>
          <w:rStyle w:val="CommentReference"/>
        </w:rPr>
        <w:annotationRef/>
      </w:r>
      <w:r w:rsidR="00B8291C">
        <w:t>mu(v,P)</w:t>
      </w:r>
    </w:p>
  </w:comment>
  <w:comment w:id="92" w:author="Daniel Metz" w:date="2026-05-19T12:32:00Z" w:initials="DM">
    <w:p w14:paraId="21127156" w14:textId="622035E4" w:rsidR="00415744" w:rsidRDefault="00415744">
      <w:pPr>
        <w:pStyle w:val="CommentText"/>
      </w:pPr>
      <w:r>
        <w:rPr>
          <w:rStyle w:val="CommentReference"/>
        </w:rPr>
        <w:annotationRef/>
      </w:r>
      <w:r>
        <w:t>What are the time steps in the IBM?</w:t>
      </w:r>
    </w:p>
  </w:comment>
  <w:comment w:id="93" w:author="Daniel Metz" w:date="2026-05-19T11:54:00Z" w:initials="DM">
    <w:p w14:paraId="57A2FC59" w14:textId="23DB215E" w:rsidR="00B8291C" w:rsidRDefault="00B8291C">
      <w:pPr>
        <w:pStyle w:val="CommentText"/>
      </w:pPr>
      <w:r>
        <w:rPr>
          <w:rStyle w:val="CommentReference"/>
        </w:rPr>
        <w:annotationRef/>
      </w:r>
      <w:r>
        <w:t>gamma function… what’s the actual structure of this?</w:t>
      </w:r>
      <w:r w:rsidR="000D7EEF">
        <w:t xml:space="preserve"> Without knowing how this works in the simulation, it’s hard to interpret the results (especially the results following the statement, “When the initial immune state is likely Th1-biased, parasite evolution reduces the probability of clearance, whereas the probability of clearance remains relatively fixed over eco-evolutionary time when the immune state is likely Th2-biased”). </w:t>
      </w:r>
    </w:p>
  </w:comment>
  <w:comment w:id="94" w:author="Andrea L. Graham" w:date="2026-05-21T13:11:00Z" w:initials="AG">
    <w:p w14:paraId="0A9532A1" w14:textId="5D5F31CE" w:rsidR="007B6EEB" w:rsidRDefault="007B6EEB">
      <w:pPr>
        <w:pStyle w:val="CommentText"/>
      </w:pPr>
      <w:r>
        <w:rPr>
          <w:rStyle w:val="CommentReference"/>
        </w:rPr>
        <w:annotationRef/>
      </w:r>
      <w:r>
        <w:t>Also, I think perhaps you mean that the host recovers?!</w:t>
      </w:r>
    </w:p>
  </w:comment>
  <w:comment w:id="104" w:author="Clay Cressler" w:date="2026-05-27T17:06:00Z" w:initials="CC">
    <w:p w14:paraId="2510D578" w14:textId="77777777" w:rsidR="00AF1E1B" w:rsidRDefault="00AF1E1B" w:rsidP="00AF1E1B">
      <w:r>
        <w:rPr>
          <w:rStyle w:val="CommentReference"/>
        </w:rPr>
        <w:annotationRef/>
      </w:r>
      <w:r>
        <w:rPr>
          <w:color w:val="000000"/>
          <w:sz w:val="20"/>
          <w:szCs w:val="20"/>
        </w:rPr>
        <w:t>Hopefully this paragraph helps to address a bunch of the concerns you all had about how poorly I had described the model previously! Yikes, that was really bad.</w:t>
      </w:r>
    </w:p>
  </w:comment>
  <w:comment w:id="196" w:author="Andrea L. Graham" w:date="2026-05-21T13:12:00Z" w:initials="AG">
    <w:p w14:paraId="269B374D" w14:textId="5B2CA5B1" w:rsidR="00E9774D" w:rsidRDefault="00E9774D">
      <w:pPr>
        <w:pStyle w:val="CommentText"/>
      </w:pPr>
      <w:r>
        <w:rPr>
          <w:rStyle w:val="CommentReference"/>
        </w:rPr>
        <w:annotationRef/>
      </w:r>
      <w:r>
        <w:t>Maybe better to say that we “modify” the range of variation?  The idea of varying the variation is a bit mind boggling.</w:t>
      </w:r>
    </w:p>
  </w:comment>
  <w:comment w:id="201" w:author="Daniel Metz" w:date="2026-05-19T12:10:00Z" w:initials="DM">
    <w:p w14:paraId="25F2B86B" w14:textId="1A1E2328" w:rsidR="00F37794" w:rsidRDefault="00F37794">
      <w:pPr>
        <w:pStyle w:val="CommentText"/>
      </w:pPr>
      <w:r>
        <w:rPr>
          <w:rStyle w:val="CommentReference"/>
        </w:rPr>
        <w:annotationRef/>
      </w:r>
      <w:r>
        <w:t xml:space="preserve">Perhaps here or in the discussion: how does this translate (even loosely) to real biology? Is each cell in the simulation representing a million actual </w:t>
      </w:r>
      <w:r w:rsidR="0064607D">
        <w:t xml:space="preserve">T helper </w:t>
      </w:r>
      <w:r>
        <w:t xml:space="preserve">cells? </w:t>
      </w:r>
      <w:r w:rsidR="0064607D">
        <w:t xml:space="preserve">Should we interpret this as relative subpopulation density rather than numbers? </w:t>
      </w:r>
    </w:p>
  </w:comment>
  <w:comment w:id="211" w:author="Daniel Metz" w:date="2026-05-19T11:56:00Z" w:initials="DM">
    <w:p w14:paraId="5D828559" w14:textId="65B12A70" w:rsidR="00B8291C" w:rsidRDefault="00B8291C">
      <w:pPr>
        <w:pStyle w:val="CommentText"/>
      </w:pPr>
      <w:r>
        <w:rPr>
          <w:rStyle w:val="CommentReference"/>
        </w:rPr>
        <w:annotationRef/>
      </w:r>
      <w:r>
        <w:t>Is this per parasite or per unit biomass?</w:t>
      </w:r>
    </w:p>
  </w:comment>
  <w:comment w:id="221" w:author="Daniel Metz" w:date="2026-05-19T12:19:00Z" w:initials="DM">
    <w:p w14:paraId="018A0569" w14:textId="5C899975" w:rsidR="00415744" w:rsidRDefault="00415744">
      <w:pPr>
        <w:pStyle w:val="CommentText"/>
      </w:pPr>
      <w:r>
        <w:rPr>
          <w:rStyle w:val="CommentReference"/>
        </w:rPr>
        <w:annotationRef/>
      </w:r>
      <w:r>
        <w:t>SO cool</w:t>
      </w:r>
      <w:r w:rsidR="009A16F6">
        <w:t xml:space="preserve">. This is a good discussion point. </w:t>
      </w:r>
    </w:p>
  </w:comment>
  <w:comment w:id="222" w:author="Andrea L. Graham" w:date="2026-05-21T13:16:00Z" w:initials="AG">
    <w:p w14:paraId="07E3FA9E" w14:textId="303495FF" w:rsidR="00C93476" w:rsidRDefault="00C93476">
      <w:pPr>
        <w:pStyle w:val="CommentText"/>
      </w:pPr>
      <w:r>
        <w:rPr>
          <w:rStyle w:val="CommentReference"/>
        </w:rPr>
        <w:annotationRef/>
      </w:r>
      <w:r>
        <w:t>100%!!!</w:t>
      </w:r>
    </w:p>
    <w:p w14:paraId="64BDD27A" w14:textId="77777777" w:rsidR="00C93476" w:rsidRDefault="00C93476">
      <w:pPr>
        <w:pStyle w:val="CommentText"/>
      </w:pPr>
    </w:p>
    <w:p w14:paraId="5ED8B221" w14:textId="6ACC7496" w:rsidR="00C93476" w:rsidRDefault="00C93476">
      <w:pPr>
        <w:pStyle w:val="CommentText"/>
      </w:pPr>
      <w:r>
        <w:t>Here or in discussion, it would be useful to consider the biological implications of the 400-600 range across which the system flips</w:t>
      </w:r>
    </w:p>
  </w:comment>
  <w:comment w:id="223" w:author="David Chang van Oordt" w:date="2026-05-21T20:37:00Z" w:initials="DCV">
    <w:p w14:paraId="0F18F1E7" w14:textId="77777777" w:rsidR="00B441FC" w:rsidRDefault="00B441FC" w:rsidP="00B441FC">
      <w:pPr>
        <w:pStyle w:val="CommentText"/>
      </w:pPr>
      <w:r>
        <w:rPr>
          <w:rStyle w:val="CommentReference"/>
        </w:rPr>
        <w:annotationRef/>
      </w:r>
      <w:r>
        <w:t>On Andrea’s point, from the graph it seems to me like the boundary for high Th2 (black) moves a bit to the left. I wonder if this is the case, because it would be worth noting in the discussion that stochasticity could favor the Th2 response/parasite expulsion. But maybe it’s just a visual effect? Even if not, it’s cool that it’s the high Th2 response that bleeds into the high Th1 space instead of somewhere in the middle.</w:t>
      </w:r>
    </w:p>
  </w:comment>
  <w:comment w:id="228" w:author="David Chang van Oordt" w:date="2026-05-21T20:41:00Z" w:initials="DCV">
    <w:p w14:paraId="3920EF26" w14:textId="77777777" w:rsidR="00A36767" w:rsidRDefault="00A36767" w:rsidP="00A36767">
      <w:pPr>
        <w:pStyle w:val="CommentText"/>
      </w:pPr>
      <w:r>
        <w:rPr>
          <w:rStyle w:val="CommentReference"/>
        </w:rPr>
        <w:annotationRef/>
      </w:r>
      <w:r>
        <w:t>This is still keeping v constant, correct? That should be important to mention.</w:t>
      </w:r>
    </w:p>
  </w:comment>
  <w:comment w:id="233" w:author="Daniel Metz" w:date="2026-05-19T12:25:00Z" w:initials="DM">
    <w:p w14:paraId="58CA7C28" w14:textId="4EAEC9AA" w:rsidR="00415744" w:rsidRDefault="00415744">
      <w:pPr>
        <w:pStyle w:val="CommentText"/>
      </w:pPr>
      <w:r>
        <w:rPr>
          <w:rStyle w:val="CommentReference"/>
        </w:rPr>
        <w:annotationRef/>
      </w:r>
      <w:r>
        <w:t xml:space="preserve">I wonder if it would be more clear to say “an increase in the probability of infection clearance” here, since that’s the driver of the more abstract acuteness.  </w:t>
      </w:r>
    </w:p>
  </w:comment>
  <w:comment w:id="234" w:author="David Chang van Oordt" w:date="2026-05-21T20:43:00Z" w:initials="DCV">
    <w:p w14:paraId="095AB86D" w14:textId="77777777" w:rsidR="00914DAE" w:rsidRDefault="00914DAE" w:rsidP="00914DAE">
      <w:pPr>
        <w:pStyle w:val="CommentText"/>
      </w:pPr>
      <w:r>
        <w:rPr>
          <w:rStyle w:val="CommentReference"/>
        </w:rPr>
        <w:annotationRef/>
      </w:r>
      <w:r>
        <w:t>I kind of agree with this, also because the values shown here are prevalence without an indication of infection duration. The time unit was days, right?</w:t>
      </w:r>
    </w:p>
  </w:comment>
  <w:comment w:id="240" w:author="Andrea L. Graham" w:date="2026-05-21T13:20:00Z" w:initials="AG">
    <w:p w14:paraId="40F54149" w14:textId="0F185490" w:rsidR="000C6350" w:rsidRDefault="000C6350">
      <w:pPr>
        <w:pStyle w:val="CommentText"/>
      </w:pPr>
      <w:r>
        <w:rPr>
          <w:rStyle w:val="CommentReference"/>
        </w:rPr>
        <w:annotationRef/>
      </w:r>
      <w:r>
        <w:t xml:space="preserve">Which translates to </w:t>
      </w:r>
      <w:r w:rsidR="0070476F">
        <w:t>a population in which some fraction of hosts are Th2 “deficient” ? the figure suggests that as long as some of the hosts are low Th2 responders, the prevalence ends up near 100%... could a Th2 deficient super-minority cause that</w:t>
      </w:r>
      <w:r w:rsidR="003C591C">
        <w:t xml:space="preserve"> for the whole population</w:t>
      </w:r>
      <w:r w:rsidR="0070476F">
        <w:t>?</w:t>
      </w:r>
      <w:r w:rsidR="003C591C">
        <w:t xml:space="preserve"> I guess I am puzzling through why a lower minimum Th2 would cause the whole population to be infected, but perhaps that is because of evolution??  I will read on!</w:t>
      </w:r>
    </w:p>
  </w:comment>
  <w:comment w:id="241" w:author="Clay Cressler [2]" w:date="2026-05-30T14:40:00Z" w:initials="CC">
    <w:p w14:paraId="764C150A" w14:textId="77777777" w:rsidR="008E1AE2" w:rsidRDefault="008E1AE2" w:rsidP="008E1AE2">
      <w:pPr>
        <w:pStyle w:val="CommentText"/>
      </w:pPr>
      <w:r>
        <w:rPr>
          <w:rStyle w:val="CommentReference"/>
        </w:rPr>
        <w:annotationRef/>
      </w:r>
      <w:r>
        <w:t>Hmm… this is pretty important if it is actually unclear. When the minimum Th2 is very low, almost everyone is Th1-biased upon infection, so it is not that “some fraction of hosts are Th2 deficient” - it’s that *most* hosts are Th2-deficient. I will try to add language to clarify this earlier in the Methods, but please let me know if this was not clear throughout.</w:t>
      </w:r>
    </w:p>
  </w:comment>
  <w:comment w:id="242" w:author="David Chang van Oordt" w:date="2026-05-21T20:49:00Z" w:initials="DCV">
    <w:p w14:paraId="6152DA2A" w14:textId="77777777" w:rsidR="0035241D" w:rsidRDefault="0035241D" w:rsidP="0035241D">
      <w:pPr>
        <w:pStyle w:val="CommentText"/>
      </w:pPr>
      <w:r>
        <w:rPr>
          <w:rStyle w:val="CommentReference"/>
        </w:rPr>
        <w:annotationRef/>
      </w:r>
      <w:r>
        <w:t>Maybe include in discussion that these values are skewed towards the Th1 side. Looks like the system requires more Th1 bias to increase prevalence than it seems to need for Th2 bias (shown in Fig. 1 too, where the likelihood of chronic infections increases below 600 which is only half of the maximum T cell number in the model.</w:t>
      </w:r>
    </w:p>
    <w:p w14:paraId="42885872" w14:textId="77777777" w:rsidR="0035241D" w:rsidRDefault="0035241D" w:rsidP="0035241D">
      <w:pPr>
        <w:pStyle w:val="CommentText"/>
      </w:pPr>
    </w:p>
    <w:p w14:paraId="66751A9B" w14:textId="77777777" w:rsidR="0035241D" w:rsidRDefault="0035241D" w:rsidP="0035241D">
      <w:pPr>
        <w:pStyle w:val="CommentText"/>
      </w:pPr>
      <w:r>
        <w:t>This could be driven by the Th2-activation parameters used, correct?</w:t>
      </w:r>
    </w:p>
  </w:comment>
  <w:comment w:id="243" w:author="Daniel Metz" w:date="2026-05-19T12:28:00Z" w:initials="DM">
    <w:p w14:paraId="2B59FF53" w14:textId="32E54846" w:rsidR="00415744" w:rsidRDefault="00415744">
      <w:pPr>
        <w:pStyle w:val="CommentText"/>
      </w:pPr>
      <w:r>
        <w:rPr>
          <w:rStyle w:val="CommentReference"/>
        </w:rPr>
        <w:annotationRef/>
      </w:r>
      <w:r>
        <w:t xml:space="preserve">Perhaps “Epidemic fadeouts are common; in those populations where infection persists, prevalence reaches an approximate steady state around 25%.” </w:t>
      </w:r>
    </w:p>
  </w:comment>
  <w:comment w:id="246" w:author="Daniel Metz" w:date="2026-05-19T12:32:00Z" w:initials="DM">
    <w:p w14:paraId="08C045D2" w14:textId="425587E5" w:rsidR="00415744" w:rsidRDefault="00415744">
      <w:pPr>
        <w:pStyle w:val="CommentText"/>
      </w:pPr>
      <w:r>
        <w:rPr>
          <w:rStyle w:val="CommentReference"/>
        </w:rPr>
        <w:annotationRef/>
      </w:r>
      <w:r>
        <w:t xml:space="preserve">I’m not sure what the time scale of this is. Is the simulation endpoint 700 days? 700 years? </w:t>
      </w:r>
    </w:p>
  </w:comment>
  <w:comment w:id="247" w:author="David Chang van Oordt" w:date="2026-05-21T20:55:00Z" w:initials="DCV">
    <w:p w14:paraId="57EA5C98" w14:textId="77777777" w:rsidR="003B7667" w:rsidRDefault="003B7667" w:rsidP="003B7667">
      <w:pPr>
        <w:pStyle w:val="CommentText"/>
      </w:pPr>
      <w:r>
        <w:rPr>
          <w:rStyle w:val="CommentReference"/>
        </w:rPr>
        <w:annotationRef/>
      </w:r>
      <w:r>
        <w:t>On a related topic, do we expect these to eventually equilibrate rather than maintain this level of variation?</w:t>
      </w:r>
    </w:p>
  </w:comment>
  <w:comment w:id="248" w:author="Clay Cressler [2]" w:date="2026-05-30T15:35:00Z" w:initials="CC">
    <w:p w14:paraId="6F545BAA" w14:textId="77777777" w:rsidR="00B83F2D" w:rsidRDefault="00B83F2D" w:rsidP="00B83F2D">
      <w:pPr>
        <w:pStyle w:val="CommentText"/>
      </w:pPr>
      <w:r>
        <w:rPr>
          <w:rStyle w:val="CommentReference"/>
        </w:rPr>
        <w:annotationRef/>
      </w:r>
      <w:r>
        <w:t>Honestly, the timescale is completely arbitrary because the parameter values were not really chosen with any particular system in mind. I realize this troubles me much less than is maybe good!</w:t>
      </w:r>
    </w:p>
  </w:comment>
  <w:comment w:id="257" w:author="Andrea L. Graham" w:date="2026-05-21T13:27:00Z" w:initials="AG">
    <w:p w14:paraId="1CF19CFD" w14:textId="4B20E621" w:rsidR="00507A4D" w:rsidRDefault="00507A4D">
      <w:pPr>
        <w:pStyle w:val="CommentText"/>
      </w:pPr>
      <w:r>
        <w:rPr>
          <w:rStyle w:val="CommentReference"/>
        </w:rPr>
        <w:annotationRef/>
      </w:r>
      <w:r>
        <w:t xml:space="preserve">Ah yes! </w:t>
      </w:r>
    </w:p>
  </w:comment>
  <w:comment w:id="258" w:author="Andrea L. Graham" w:date="2026-05-21T13:35:00Z" w:initials="AG">
    <w:p w14:paraId="5C1E3416" w14:textId="4FC13BFA" w:rsidR="008C1D6F" w:rsidRDefault="008C1D6F">
      <w:pPr>
        <w:pStyle w:val="CommentText"/>
      </w:pPr>
      <w:r>
        <w:rPr>
          <w:rStyle w:val="CommentReference"/>
        </w:rPr>
        <w:annotationRef/>
      </w:r>
      <w:r>
        <w:t>In discussion, I think it will be interesting to unpick why (for ex, subtle immunological differences near within-host “tipping points” leading to disparate outcomes)</w:t>
      </w:r>
    </w:p>
  </w:comment>
  <w:comment w:id="259" w:author="David Chang van Oordt" w:date="2026-05-21T21:21:00Z" w:initials="DCV">
    <w:p w14:paraId="37C56BEA" w14:textId="77777777" w:rsidR="00356517" w:rsidRDefault="00356517" w:rsidP="00356517">
      <w:pPr>
        <w:pStyle w:val="CommentText"/>
      </w:pPr>
      <w:r>
        <w:rPr>
          <w:rStyle w:val="CommentReference"/>
        </w:rPr>
        <w:annotationRef/>
      </w:r>
      <w:r>
        <w:t>It’s probably too much/far to get into, but I wonder if this allows maintaining diversity at the metapopulation level… maybe it is longer term better for the parasite to infect many populations at intermediate levels of Th2ness?</w:t>
      </w:r>
    </w:p>
  </w:comment>
  <w:comment w:id="262" w:author="Andrea L. Graham" w:date="2026-05-21T13:32:00Z" w:initials="AG">
    <w:p w14:paraId="4B40211C" w14:textId="6FA1330F" w:rsidR="00897EA8" w:rsidRDefault="00897EA8">
      <w:pPr>
        <w:pStyle w:val="CommentText"/>
      </w:pPr>
      <w:r>
        <w:rPr>
          <w:rStyle w:val="CommentReference"/>
        </w:rPr>
        <w:annotationRef/>
      </w:r>
      <w:r>
        <w:t>You could instead rephrase to “chronic infections are less likely”</w:t>
      </w:r>
    </w:p>
  </w:comment>
  <w:comment w:id="266" w:author="David Chang van Oordt" w:date="2026-05-21T21:24:00Z" w:initials="DCV">
    <w:p w14:paraId="1F0B4494" w14:textId="77777777" w:rsidR="006578D1" w:rsidRDefault="006578D1" w:rsidP="006578D1">
      <w:pPr>
        <w:pStyle w:val="CommentText"/>
      </w:pPr>
      <w:r>
        <w:rPr>
          <w:rStyle w:val="CommentReference"/>
        </w:rPr>
        <w:annotationRef/>
      </w:r>
      <w:r>
        <w:t>This is really interesting. I’m curious if going any higher than 750 leads to higher probabilities of clearing, of if they all stay stable.</w:t>
      </w:r>
    </w:p>
  </w:comment>
  <w:comment w:id="267" w:author="Clay Cressler [2]" w:date="2026-06-01T12:43:00Z" w:initials="CC">
    <w:p w14:paraId="1ACD14B5" w14:textId="77777777" w:rsidR="00D23381" w:rsidRDefault="00D23381" w:rsidP="00D23381">
      <w:pPr>
        <w:pStyle w:val="CommentText"/>
      </w:pPr>
      <w:r>
        <w:rPr>
          <w:rStyle w:val="CommentReference"/>
        </w:rPr>
        <w:annotationRef/>
      </w:r>
      <w:r>
        <w:t>I will have to run this later - my guess is that if I pushed the maximum Th2 higher, this would go up. Remember that the maximum possible Th2-ness in these simulations is 800 of the 1200 initial Th cells, whereas the maximum possible Th1-ness is actually 1000 of the 1200 cells.</w:t>
      </w:r>
    </w:p>
  </w:comment>
  <w:comment w:id="274" w:author="Andrea L. Graham" w:date="2026-05-21T13:40:00Z" w:initials="AG">
    <w:p w14:paraId="5CA4FF38" w14:textId="77777777" w:rsidR="00E11B8A" w:rsidRDefault="00E11B8A">
      <w:pPr>
        <w:pStyle w:val="CommentText"/>
      </w:pPr>
      <w:r>
        <w:rPr>
          <w:rStyle w:val="CommentReference"/>
        </w:rPr>
        <w:annotationRef/>
      </w:r>
      <w:r>
        <w:t>Perhaps reverse to use Th2 bias as much as possible in this description?  The figure is re: Th2 bias so asking readers to think about Th1 bias while looking at the figure requires a logical inversion</w:t>
      </w:r>
      <w:r w:rsidR="00D67A0E">
        <w:t>.</w:t>
      </w:r>
    </w:p>
    <w:p w14:paraId="3F692AEC" w14:textId="77777777" w:rsidR="00D67A0E" w:rsidRDefault="00D67A0E">
      <w:pPr>
        <w:pStyle w:val="CommentText"/>
      </w:pPr>
    </w:p>
    <w:p w14:paraId="145F69F7" w14:textId="77777777" w:rsidR="00D67A0E" w:rsidRDefault="00D67A0E">
      <w:pPr>
        <w:pStyle w:val="CommentText"/>
      </w:pPr>
      <w:r>
        <w:t>Actually, it might be better to relabel and reorganize the legend with “Th1-biased” and “Th2-biased” on opposite ends… ideally with a different color spectrum that helps people see the variation more easily.  For ex, from cool (blues/greys?) for Th1 to hot (reds/blacks) for Th2?</w:t>
      </w:r>
      <w:r w:rsidR="00A104BE">
        <w:t xml:space="preserve">  As is, the color-number correspondence seems arbitrary.</w:t>
      </w:r>
      <w:r>
        <w:t xml:space="preserve">  If you change that in the figure then the text here is fine</w:t>
      </w:r>
      <w:r w:rsidR="00A104BE">
        <w:t>.</w:t>
      </w:r>
    </w:p>
    <w:p w14:paraId="26F2C9F1" w14:textId="77777777" w:rsidR="00A104BE" w:rsidRDefault="00A104BE">
      <w:pPr>
        <w:pStyle w:val="CommentText"/>
      </w:pPr>
    </w:p>
    <w:p w14:paraId="50DE32AE" w14:textId="4203B410" w:rsidR="00A104BE" w:rsidRDefault="00A104BE">
      <w:pPr>
        <w:pStyle w:val="CommentText"/>
      </w:pPr>
      <w:r>
        <w:t>Other than that, I think this figure is fantastic!</w:t>
      </w:r>
    </w:p>
  </w:comment>
  <w:comment w:id="280" w:author="Daniel Metz" w:date="2026-05-19T12:46:00Z" w:initials="DM">
    <w:p w14:paraId="45978E6F" w14:textId="6AE6203D" w:rsidR="000D7EEF" w:rsidRDefault="000D7EEF">
      <w:pPr>
        <w:pStyle w:val="CommentText"/>
      </w:pPr>
      <w:r>
        <w:rPr>
          <w:rStyle w:val="CommentReference"/>
        </w:rPr>
        <w:annotationRef/>
      </w:r>
      <w:r w:rsidR="004E234D">
        <w:rPr>
          <w:rStyle w:val="CommentReference"/>
        </w:rPr>
        <w:t xml:space="preserve">It’s worth mentioning </w:t>
      </w:r>
      <w:r w:rsidR="009A16F6">
        <w:rPr>
          <w:rStyle w:val="CommentReference"/>
        </w:rPr>
        <w:t xml:space="preserve">(maybe </w:t>
      </w:r>
      <w:r w:rsidR="004E234D">
        <w:rPr>
          <w:rStyle w:val="CommentReference"/>
        </w:rPr>
        <w:t>in the methods</w:t>
      </w:r>
      <w:r w:rsidR="009A16F6">
        <w:rPr>
          <w:rStyle w:val="CommentReference"/>
        </w:rPr>
        <w:t>)</w:t>
      </w:r>
      <w:r w:rsidR="004E234D">
        <w:rPr>
          <w:rStyle w:val="CommentReference"/>
        </w:rPr>
        <w:t xml:space="preserve"> why infection start times only go to 400 (to deal with right-censoring)</w:t>
      </w:r>
    </w:p>
  </w:comment>
  <w:comment w:id="277" w:author="Daniel Metz" w:date="2026-05-19T12:46:00Z" w:initials="DM">
    <w:p w14:paraId="289BDE61" w14:textId="4D3356D9" w:rsidR="000D7EEF" w:rsidRDefault="000D7EEF">
      <w:pPr>
        <w:pStyle w:val="CommentText"/>
      </w:pPr>
      <w:r>
        <w:rPr>
          <w:rStyle w:val="CommentReference"/>
        </w:rPr>
        <w:annotationRef/>
      </w:r>
      <w:r>
        <w:t xml:space="preserve">This is super interesting! I think a “see Discussion” parenthetical would be great following these results, as they need explanation. </w:t>
      </w:r>
    </w:p>
  </w:comment>
  <w:comment w:id="278" w:author="Andrea L. Graham" w:date="2026-05-21T13:42:00Z" w:initials="AG">
    <w:p w14:paraId="447855A4" w14:textId="3F22B0F0" w:rsidR="00D67A0E" w:rsidRDefault="00D67A0E">
      <w:pPr>
        <w:pStyle w:val="CommentText"/>
      </w:pPr>
      <w:r>
        <w:rPr>
          <w:rStyle w:val="CommentReference"/>
        </w:rPr>
        <w:annotationRef/>
      </w:r>
      <w:r>
        <w:t>Agreed!</w:t>
      </w:r>
    </w:p>
  </w:comment>
  <w:comment w:id="294" w:author="Andrea L. Graham" w:date="2026-05-21T13:50:00Z" w:initials="AG">
    <w:p w14:paraId="40B65307" w14:textId="77777777" w:rsidR="00C634BB" w:rsidRDefault="005754AF">
      <w:pPr>
        <w:pStyle w:val="CommentText"/>
      </w:pPr>
      <w:r>
        <w:rPr>
          <w:rStyle w:val="CommentReference"/>
        </w:rPr>
        <w:annotationRef/>
      </w:r>
      <w:r>
        <w:t>Some of this language</w:t>
      </w:r>
      <w:r w:rsidR="00C634BB">
        <w:t xml:space="preserve"> (this example and “to reduce” in the previous sentence) </w:t>
      </w:r>
      <w:r>
        <w:t xml:space="preserve">feels a bit teleological.  </w:t>
      </w:r>
    </w:p>
    <w:p w14:paraId="542DB7A1" w14:textId="77777777" w:rsidR="00C634BB" w:rsidRDefault="00C634BB">
      <w:pPr>
        <w:pStyle w:val="CommentText"/>
      </w:pPr>
    </w:p>
    <w:p w14:paraId="06C5B2C5" w14:textId="128248A8" w:rsidR="005754AF" w:rsidRDefault="005754AF">
      <w:pPr>
        <w:pStyle w:val="CommentText"/>
      </w:pPr>
      <w:r>
        <w:t xml:space="preserve">Perhaps rephrase </w:t>
      </w:r>
      <w:r w:rsidR="00C634BB">
        <w:t xml:space="preserve">this one </w:t>
      </w:r>
      <w:r>
        <w:t>as “because that increases”</w:t>
      </w:r>
    </w:p>
  </w:comment>
  <w:comment w:id="292" w:author="David Chang van Oordt" w:date="2026-05-21T21:34:00Z" w:initials="DCV">
    <w:p w14:paraId="7713C463" w14:textId="77777777" w:rsidR="00677FCC" w:rsidRDefault="00677FCC" w:rsidP="00677FCC">
      <w:pPr>
        <w:pStyle w:val="CommentText"/>
      </w:pPr>
      <w:r>
        <w:rPr>
          <w:rStyle w:val="CommentReference"/>
        </w:rPr>
        <w:annotationRef/>
      </w:r>
      <w:r>
        <w:t>What role do we think that infective dose in this? Specifically infective doses beyond the start of the simulation. Here I’m wondering if what we are seeing is high virulence increases abundance and transmission, but it also implies higher infective doses on the next individual… seems somewhat like a positive feedback loop on virulence?</w:t>
      </w:r>
    </w:p>
  </w:comment>
  <w:comment w:id="302" w:author="David Chang van Oordt" w:date="2026-05-21T21:39:00Z" w:initials="DCV">
    <w:p w14:paraId="5814DFFC" w14:textId="77777777" w:rsidR="0058134C" w:rsidRDefault="0058134C" w:rsidP="0058134C">
      <w:pPr>
        <w:pStyle w:val="CommentText"/>
      </w:pPr>
      <w:r>
        <w:rPr>
          <w:rStyle w:val="CommentReference"/>
        </w:rPr>
        <w:annotationRef/>
      </w:r>
      <w:r>
        <w:t>The methods section doesn’t really say anything about duration of the infection, so it isn’t explicitly evident that that’s what the 2024 model is about. It is not mentioned until the results, when Dan suggests talking about probability to clear an infection. We need to make sure this is brought up in the introduction, and maybe when describing the within-host model.</w:t>
      </w:r>
    </w:p>
  </w:comment>
  <w:comment w:id="303" w:author="Daniel Metz" w:date="2026-05-19T13:45:00Z" w:initials="DM">
    <w:p w14:paraId="196FBD3F" w14:textId="3319B2D2" w:rsidR="009A16F6" w:rsidRDefault="009A16F6">
      <w:pPr>
        <w:pStyle w:val="CommentText"/>
      </w:pPr>
      <w:r>
        <w:rPr>
          <w:rStyle w:val="CommentReference"/>
        </w:rPr>
        <w:annotationRef/>
      </w:r>
      <w:r>
        <w:t xml:space="preserve">This may be minor, but I kept reading S(Ia + Ic) as a function rather than order of operations bookkeeping. Would it be too ugly to reverse the order so that it’s (Ia + Ic)S? That way it’s not possible to make that mistake. </w:t>
      </w:r>
    </w:p>
  </w:comment>
  <w:comment w:id="311" w:author="Andrea L. Graham" w:date="2026-05-21T13:53:00Z" w:initials="AG">
    <w:p w14:paraId="356D49DE" w14:textId="0212B392" w:rsidR="00C634BB" w:rsidRDefault="00C634BB">
      <w:pPr>
        <w:pStyle w:val="CommentText"/>
      </w:pPr>
      <w:r>
        <w:rPr>
          <w:rStyle w:val="CommentReference"/>
        </w:rPr>
        <w:annotationRef/>
      </w:r>
      <w:r>
        <w:t>Don’t remember seeing this before – love it!</w:t>
      </w:r>
    </w:p>
  </w:comment>
  <w:comment w:id="312" w:author="Daniel Metz" w:date="2026-05-19T13:48:00Z" w:initials="DM">
    <w:p w14:paraId="663D58A6" w14:textId="77777777" w:rsidR="003B0968" w:rsidRDefault="003B0968">
      <w:pPr>
        <w:pStyle w:val="CommentText"/>
      </w:pPr>
      <w:r>
        <w:rPr>
          <w:rStyle w:val="CommentReference"/>
        </w:rPr>
        <w:annotationRef/>
      </w:r>
      <w:r>
        <w:t>This might be more of a discussion point</w:t>
      </w:r>
    </w:p>
  </w:comment>
  <w:comment w:id="313" w:author="Andrea L. Graham" w:date="2026-05-21T13:56:00Z" w:initials="AG">
    <w:p w14:paraId="5A7ED0CA" w14:textId="77777777" w:rsidR="003B0968" w:rsidRDefault="003B0968">
      <w:pPr>
        <w:pStyle w:val="CommentText"/>
      </w:pPr>
      <w:r>
        <w:rPr>
          <w:rStyle w:val="CommentReference"/>
        </w:rPr>
        <w:annotationRef/>
      </w:r>
      <w:r>
        <w:t>Yes, and a great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5EB874" w15:done="1"/>
  <w15:commentEx w15:paraId="6075C5C0" w15:paraIdParent="1D5EB874" w15:done="1"/>
  <w15:commentEx w15:paraId="270097DF" w15:done="1"/>
  <w15:commentEx w15:paraId="6A48012B" w15:done="1"/>
  <w15:commentEx w15:paraId="49354825" w15:paraIdParent="6A48012B" w15:done="1"/>
  <w15:commentEx w15:paraId="20BB9DE9" w15:done="1"/>
  <w15:commentEx w15:paraId="58B5ECEB" w15:done="1"/>
  <w15:commentEx w15:paraId="1F6F0F67" w15:done="1"/>
  <w15:commentEx w15:paraId="766D72A1" w15:paraIdParent="1F6F0F67" w15:done="1"/>
  <w15:commentEx w15:paraId="3F5DB9C2" w15:done="1"/>
  <w15:commentEx w15:paraId="21127156" w15:done="1"/>
  <w15:commentEx w15:paraId="57A2FC59" w15:done="1"/>
  <w15:commentEx w15:paraId="0A9532A1" w15:paraIdParent="57A2FC59" w15:done="1"/>
  <w15:commentEx w15:paraId="2510D578" w15:done="0"/>
  <w15:commentEx w15:paraId="269B374D" w15:done="1"/>
  <w15:commentEx w15:paraId="25F2B86B" w15:done="0"/>
  <w15:commentEx w15:paraId="5D828559" w15:done="1"/>
  <w15:commentEx w15:paraId="018A0569" w15:done="0"/>
  <w15:commentEx w15:paraId="5ED8B221" w15:paraIdParent="018A0569" w15:done="0"/>
  <w15:commentEx w15:paraId="0F18F1E7" w15:paraIdParent="018A0569" w15:done="0"/>
  <w15:commentEx w15:paraId="3920EF26" w15:done="1"/>
  <w15:commentEx w15:paraId="58CA7C28" w15:done="1"/>
  <w15:commentEx w15:paraId="095AB86D" w15:paraIdParent="58CA7C28" w15:done="1"/>
  <w15:commentEx w15:paraId="40F54149" w15:done="0"/>
  <w15:commentEx w15:paraId="764C150A" w15:paraIdParent="40F54149" w15:done="0"/>
  <w15:commentEx w15:paraId="66751A9B" w15:done="0"/>
  <w15:commentEx w15:paraId="2B59FF53" w15:done="1"/>
  <w15:commentEx w15:paraId="08C045D2" w15:done="0"/>
  <w15:commentEx w15:paraId="57EA5C98" w15:paraIdParent="08C045D2" w15:done="0"/>
  <w15:commentEx w15:paraId="6F545BAA" w15:paraIdParent="08C045D2" w15:done="0"/>
  <w15:commentEx w15:paraId="1CF19CFD" w15:done="0"/>
  <w15:commentEx w15:paraId="5C1E3416" w15:done="0"/>
  <w15:commentEx w15:paraId="37C56BEA" w15:paraIdParent="5C1E3416" w15:done="0"/>
  <w15:commentEx w15:paraId="4B40211C" w15:done="1"/>
  <w15:commentEx w15:paraId="1F0B4494" w15:done="0"/>
  <w15:commentEx w15:paraId="1ACD14B5" w15:paraIdParent="1F0B4494" w15:done="0"/>
  <w15:commentEx w15:paraId="50DE32AE" w15:done="0"/>
  <w15:commentEx w15:paraId="45978E6F" w15:done="1"/>
  <w15:commentEx w15:paraId="289BDE61" w15:done="0"/>
  <w15:commentEx w15:paraId="447855A4" w15:paraIdParent="289BDE61" w15:done="0"/>
  <w15:commentEx w15:paraId="06C5B2C5" w15:done="1"/>
  <w15:commentEx w15:paraId="7713C463" w15:done="0"/>
  <w15:commentEx w15:paraId="5814DFFC" w15:done="1"/>
  <w15:commentEx w15:paraId="196FBD3F" w15:done="1"/>
  <w15:commentEx w15:paraId="356D49DE" w15:done="1"/>
  <w15:commentEx w15:paraId="663D58A6" w15:done="0"/>
  <w15:commentEx w15:paraId="5A7ED0CA" w15:paraIdParent="663D58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6CFF5" w16cex:dateUtc="2026-05-19T16:03:00Z"/>
  <w16cex:commentExtensible w16cex:durableId="364FBC72" w16cex:dateUtc="2026-05-21T17:05:00Z"/>
  <w16cex:commentExtensible w16cex:durableId="31327310" w16cex:dateUtc="2026-05-21T16:55:00Z"/>
  <w16cex:commentExtensible w16cex:durableId="2DB6CADE" w16cex:dateUtc="2026-05-19T15:41:00Z"/>
  <w16cex:commentExtensible w16cex:durableId="0E99E963" w16cex:dateUtc="2026-05-21T23:25:00Z"/>
  <w16cex:commentExtensible w16cex:durableId="2DB6CD49" w16cex:dateUtc="2026-05-19T15:51:00Z"/>
  <w16cex:commentExtensible w16cex:durableId="2DB6CECB" w16cex:dateUtc="2026-05-19T15:58:00Z"/>
  <w16cex:commentExtensible w16cex:durableId="032A8B21" w16cex:dateUtc="2026-05-21T17:08:00Z"/>
  <w16cex:commentExtensible w16cex:durableId="3B802139" w16cex:dateUtc="2026-05-22T00:17:00Z"/>
  <w16cex:commentExtensible w16cex:durableId="2DB6CDC4" w16cex:dateUtc="2026-05-19T15:53:00Z"/>
  <w16cex:commentExtensible w16cex:durableId="2DB6D6CA" w16cex:dateUtc="2026-05-19T16:32:00Z"/>
  <w16cex:commentExtensible w16cex:durableId="2DB6CDF7" w16cex:dateUtc="2026-05-19T15:54:00Z"/>
  <w16cex:commentExtensible w16cex:durableId="570CB0BC" w16cex:dateUtc="2026-05-21T17:11:00Z"/>
  <w16cex:commentExtensible w16cex:durableId="04310939" w16cex:dateUtc="2026-05-27T22:06:00Z"/>
  <w16cex:commentExtensible w16cex:durableId="2EB50169" w16cex:dateUtc="2026-05-21T17:12:00Z"/>
  <w16cex:commentExtensible w16cex:durableId="2DB6D1C6" w16cex:dateUtc="2026-05-19T16:10:00Z"/>
  <w16cex:commentExtensible w16cex:durableId="2DB6CE6A" w16cex:dateUtc="2026-05-19T15:56:00Z"/>
  <w16cex:commentExtensible w16cex:durableId="2DB6D3E4" w16cex:dateUtc="2026-05-19T16:19:00Z"/>
  <w16cex:commentExtensible w16cex:durableId="573156A5" w16cex:dateUtc="2026-05-21T17:16:00Z"/>
  <w16cex:commentExtensible w16cex:durableId="6FFB9FF2" w16cex:dateUtc="2026-05-22T00:37:00Z"/>
  <w16cex:commentExtensible w16cex:durableId="1C325BEE" w16cex:dateUtc="2026-05-22T00:41:00Z"/>
  <w16cex:commentExtensible w16cex:durableId="2DB6D537" w16cex:dateUtc="2026-05-19T16:25:00Z"/>
  <w16cex:commentExtensible w16cex:durableId="06C0FFB3" w16cex:dateUtc="2026-05-22T00:43:00Z"/>
  <w16cex:commentExtensible w16cex:durableId="286BA660" w16cex:dateUtc="2026-05-21T17:20:00Z"/>
  <w16cex:commentExtensible w16cex:durableId="0C5AC107" w16cex:dateUtc="2026-05-30T19:40:00Z"/>
  <w16cex:commentExtensible w16cex:durableId="1718B6EB" w16cex:dateUtc="2026-05-22T00:49:00Z"/>
  <w16cex:commentExtensible w16cex:durableId="2DB6D5FE" w16cex:dateUtc="2026-05-19T16:28:00Z">
    <w16cex:extLst>
      <w16:ext w16:uri="{CE6994B0-6A32-4C9F-8C6B-6E91EDA988CE}">
        <cr:reactions xmlns:cr="http://schemas.microsoft.com/office/comments/2020/reactions">
          <cr:reaction reactionType="1">
            <cr:reactionInfo dateUtc="2026-05-22T00:49:27Z">
              <cr:user userId="David Chang van Oordt" userProvider="None" userName="David Chang van Oordt"/>
            </cr:reactionInfo>
          </cr:reaction>
        </cr:reactions>
      </w16:ext>
    </w16cex:extLst>
  </w16cex:commentExtensible>
  <w16cex:commentExtensible w16cex:durableId="2DB6D6F7" w16cex:dateUtc="2026-05-19T16:32:00Z"/>
  <w16cex:commentExtensible w16cex:durableId="48A6F642" w16cex:dateUtc="2026-05-22T00:55:00Z"/>
  <w16cex:commentExtensible w16cex:durableId="716F706E" w16cex:dateUtc="2026-05-30T20:35:00Z"/>
  <w16cex:commentExtensible w16cex:durableId="06FB4D9A" w16cex:dateUtc="2026-05-21T17:27:00Z"/>
  <w16cex:commentExtensible w16cex:durableId="4DE09F3C" w16cex:dateUtc="2026-05-21T17:35:00Z"/>
  <w16cex:commentExtensible w16cex:durableId="24132AF2" w16cex:dateUtc="2026-05-22T01:21:00Z"/>
  <w16cex:commentExtensible w16cex:durableId="1ECC72E3" w16cex:dateUtc="2026-05-21T17:32:00Z"/>
  <w16cex:commentExtensible w16cex:durableId="450F2AF2" w16cex:dateUtc="2026-05-22T01:24:00Z"/>
  <w16cex:commentExtensible w16cex:durableId="0FF1DC39" w16cex:dateUtc="2026-06-01T17:43:00Z"/>
  <w16cex:commentExtensible w16cex:durableId="1EDEC148" w16cex:dateUtc="2026-05-21T17:40:00Z"/>
  <w16cex:commentExtensible w16cex:durableId="2DB6DA37" w16cex:dateUtc="2026-05-19T16:46:00Z"/>
  <w16cex:commentExtensible w16cex:durableId="2DB6DA0A" w16cex:dateUtc="2026-05-19T16:46:00Z">
    <w16cex:extLst>
      <w16:ext w16:uri="{CE6994B0-6A32-4C9F-8C6B-6E91EDA988CE}">
        <cr:reactions xmlns:cr="http://schemas.microsoft.com/office/comments/2020/reactions">
          <cr:reaction reactionType="1">
            <cr:reactionInfo dateUtc="2026-05-22T01:27:08Z">
              <cr:user userId="David Chang van Oordt" userProvider="None" userName="David Chang van Oordt"/>
            </cr:reactionInfo>
          </cr:reaction>
        </cr:reactions>
      </w16:ext>
    </w16cex:extLst>
  </w16cex:commentExtensible>
  <w16cex:commentExtensible w16cex:durableId="31599860" w16cex:dateUtc="2026-05-21T17:42:00Z"/>
  <w16cex:commentExtensible w16cex:durableId="432F862A" w16cex:dateUtc="2026-05-21T17:50:00Z"/>
  <w16cex:commentExtensible w16cex:durableId="17B308E2" w16cex:dateUtc="2026-05-22T01:34:00Z"/>
  <w16cex:commentExtensible w16cex:durableId="6E2A1803" w16cex:dateUtc="2026-05-22T01:39:00Z"/>
  <w16cex:commentExtensible w16cex:durableId="2DB6E7ED" w16cex:dateUtc="2026-05-19T17:45:00Z"/>
  <w16cex:commentExtensible w16cex:durableId="68C49A78" w16cex:dateUtc="2026-05-21T17:53:00Z"/>
  <w16cex:commentExtensible w16cex:durableId="2DB6E8AC" w16cex:dateUtc="2026-05-19T17:48:00Z">
    <w16cex:extLst>
      <w16:ext w16:uri="{CE6994B0-6A32-4C9F-8C6B-6E91EDA988CE}">
        <cr:reactions xmlns:cr="http://schemas.microsoft.com/office/comments/2020/reactions">
          <cr:reaction reactionType="1">
            <cr:reactionInfo dateUtc="2026-05-22T01:45:31Z">
              <cr:user userId="David Chang van Oordt" userProvider="None" userName="David Chang van Oordt"/>
            </cr:reactionInfo>
          </cr:reaction>
        </cr:reactions>
      </w16:ext>
    </w16cex:extLst>
  </w16cex:commentExtensible>
  <w16cex:commentExtensible w16cex:durableId="01762AD6" w16cex:dateUtc="2026-05-21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5EB874" w16cid:durableId="2DB6CFF5"/>
  <w16cid:commentId w16cid:paraId="6075C5C0" w16cid:durableId="364FBC72"/>
  <w16cid:commentId w16cid:paraId="270097DF" w16cid:durableId="31327310"/>
  <w16cid:commentId w16cid:paraId="6A48012B" w16cid:durableId="2DB6CADE"/>
  <w16cid:commentId w16cid:paraId="49354825" w16cid:durableId="0E99E963"/>
  <w16cid:commentId w16cid:paraId="20BB9DE9" w16cid:durableId="2DB6CD49"/>
  <w16cid:commentId w16cid:paraId="58B5ECEB" w16cid:durableId="2DB6CECB"/>
  <w16cid:commentId w16cid:paraId="1F6F0F67" w16cid:durableId="032A8B21"/>
  <w16cid:commentId w16cid:paraId="766D72A1" w16cid:durableId="3B802139"/>
  <w16cid:commentId w16cid:paraId="3F5DB9C2" w16cid:durableId="2DB6CDC4"/>
  <w16cid:commentId w16cid:paraId="21127156" w16cid:durableId="2DB6D6CA"/>
  <w16cid:commentId w16cid:paraId="57A2FC59" w16cid:durableId="2DB6CDF7"/>
  <w16cid:commentId w16cid:paraId="0A9532A1" w16cid:durableId="570CB0BC"/>
  <w16cid:commentId w16cid:paraId="2510D578" w16cid:durableId="04310939"/>
  <w16cid:commentId w16cid:paraId="269B374D" w16cid:durableId="2EB50169"/>
  <w16cid:commentId w16cid:paraId="25F2B86B" w16cid:durableId="2DB6D1C6"/>
  <w16cid:commentId w16cid:paraId="5D828559" w16cid:durableId="2DB6CE6A"/>
  <w16cid:commentId w16cid:paraId="018A0569" w16cid:durableId="2DB6D3E4"/>
  <w16cid:commentId w16cid:paraId="5ED8B221" w16cid:durableId="573156A5"/>
  <w16cid:commentId w16cid:paraId="0F18F1E7" w16cid:durableId="6FFB9FF2"/>
  <w16cid:commentId w16cid:paraId="3920EF26" w16cid:durableId="1C325BEE"/>
  <w16cid:commentId w16cid:paraId="58CA7C28" w16cid:durableId="2DB6D537"/>
  <w16cid:commentId w16cid:paraId="095AB86D" w16cid:durableId="06C0FFB3"/>
  <w16cid:commentId w16cid:paraId="40F54149" w16cid:durableId="286BA660"/>
  <w16cid:commentId w16cid:paraId="764C150A" w16cid:durableId="0C5AC107"/>
  <w16cid:commentId w16cid:paraId="66751A9B" w16cid:durableId="1718B6EB"/>
  <w16cid:commentId w16cid:paraId="2B59FF53" w16cid:durableId="2DB6D5FE"/>
  <w16cid:commentId w16cid:paraId="08C045D2" w16cid:durableId="2DB6D6F7"/>
  <w16cid:commentId w16cid:paraId="57EA5C98" w16cid:durableId="48A6F642"/>
  <w16cid:commentId w16cid:paraId="6F545BAA" w16cid:durableId="716F706E"/>
  <w16cid:commentId w16cid:paraId="1CF19CFD" w16cid:durableId="06FB4D9A"/>
  <w16cid:commentId w16cid:paraId="5C1E3416" w16cid:durableId="4DE09F3C"/>
  <w16cid:commentId w16cid:paraId="37C56BEA" w16cid:durableId="24132AF2"/>
  <w16cid:commentId w16cid:paraId="4B40211C" w16cid:durableId="1ECC72E3"/>
  <w16cid:commentId w16cid:paraId="1F0B4494" w16cid:durableId="450F2AF2"/>
  <w16cid:commentId w16cid:paraId="1ACD14B5" w16cid:durableId="0FF1DC39"/>
  <w16cid:commentId w16cid:paraId="50DE32AE" w16cid:durableId="1EDEC148"/>
  <w16cid:commentId w16cid:paraId="45978E6F" w16cid:durableId="2DB6DA37"/>
  <w16cid:commentId w16cid:paraId="289BDE61" w16cid:durableId="2DB6DA0A"/>
  <w16cid:commentId w16cid:paraId="447855A4" w16cid:durableId="31599860"/>
  <w16cid:commentId w16cid:paraId="06C5B2C5" w16cid:durableId="432F862A"/>
  <w16cid:commentId w16cid:paraId="7713C463" w16cid:durableId="17B308E2"/>
  <w16cid:commentId w16cid:paraId="5814DFFC" w16cid:durableId="6E2A1803"/>
  <w16cid:commentId w16cid:paraId="196FBD3F" w16cid:durableId="2DB6E7ED"/>
  <w16cid:commentId w16cid:paraId="356D49DE" w16cid:durableId="68C49A78"/>
  <w16cid:commentId w16cid:paraId="663D58A6" w16cid:durableId="2DB6E8AC"/>
  <w16cid:commentId w16cid:paraId="5A7ED0CA" w16cid:durableId="01762A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D20"/>
    <w:multiLevelType w:val="multilevel"/>
    <w:tmpl w:val="7EF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0C94"/>
    <w:multiLevelType w:val="multilevel"/>
    <w:tmpl w:val="64A8EB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11F42"/>
    <w:multiLevelType w:val="multilevel"/>
    <w:tmpl w:val="C2D01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56ED"/>
    <w:multiLevelType w:val="multilevel"/>
    <w:tmpl w:val="1F5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9A3"/>
    <w:multiLevelType w:val="multilevel"/>
    <w:tmpl w:val="66E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0112"/>
    <w:multiLevelType w:val="multilevel"/>
    <w:tmpl w:val="6582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F70"/>
    <w:multiLevelType w:val="multilevel"/>
    <w:tmpl w:val="3418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13CE0"/>
    <w:multiLevelType w:val="multilevel"/>
    <w:tmpl w:val="1BF6EF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71A85"/>
    <w:multiLevelType w:val="multilevel"/>
    <w:tmpl w:val="409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4CCA"/>
    <w:multiLevelType w:val="multilevel"/>
    <w:tmpl w:val="72E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BE2"/>
    <w:multiLevelType w:val="multilevel"/>
    <w:tmpl w:val="CCA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94FDC"/>
    <w:multiLevelType w:val="multilevel"/>
    <w:tmpl w:val="CA84A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01A1D"/>
    <w:multiLevelType w:val="multilevel"/>
    <w:tmpl w:val="E56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35BF"/>
    <w:multiLevelType w:val="multilevel"/>
    <w:tmpl w:val="5544AC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C298A"/>
    <w:multiLevelType w:val="multilevel"/>
    <w:tmpl w:val="B2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C3BFE"/>
    <w:multiLevelType w:val="multilevel"/>
    <w:tmpl w:val="710AF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304C7"/>
    <w:multiLevelType w:val="multilevel"/>
    <w:tmpl w:val="C72A2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94D6C"/>
    <w:multiLevelType w:val="multilevel"/>
    <w:tmpl w:val="B7DE4E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9518F"/>
    <w:multiLevelType w:val="multilevel"/>
    <w:tmpl w:val="38F200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F2111"/>
    <w:multiLevelType w:val="multilevel"/>
    <w:tmpl w:val="906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193540">
    <w:abstractNumId w:val="3"/>
  </w:num>
  <w:num w:numId="2" w16cid:durableId="648707881">
    <w:abstractNumId w:val="4"/>
  </w:num>
  <w:num w:numId="3" w16cid:durableId="1322924200">
    <w:abstractNumId w:val="10"/>
  </w:num>
  <w:num w:numId="4" w16cid:durableId="1170683740">
    <w:abstractNumId w:val="12"/>
  </w:num>
  <w:num w:numId="5" w16cid:durableId="756947039">
    <w:abstractNumId w:val="2"/>
  </w:num>
  <w:num w:numId="6" w16cid:durableId="1177959410">
    <w:abstractNumId w:val="1"/>
  </w:num>
  <w:num w:numId="7" w16cid:durableId="181239510">
    <w:abstractNumId w:val="18"/>
  </w:num>
  <w:num w:numId="8" w16cid:durableId="2053921205">
    <w:abstractNumId w:val="7"/>
  </w:num>
  <w:num w:numId="9" w16cid:durableId="934482792">
    <w:abstractNumId w:val="14"/>
  </w:num>
  <w:num w:numId="10" w16cid:durableId="706293810">
    <w:abstractNumId w:val="9"/>
  </w:num>
  <w:num w:numId="11" w16cid:durableId="2101751461">
    <w:abstractNumId w:val="5"/>
  </w:num>
  <w:num w:numId="12" w16cid:durableId="1015813440">
    <w:abstractNumId w:val="6"/>
  </w:num>
  <w:num w:numId="13" w16cid:durableId="2022200407">
    <w:abstractNumId w:val="19"/>
  </w:num>
  <w:num w:numId="14" w16cid:durableId="2112314890">
    <w:abstractNumId w:val="15"/>
  </w:num>
  <w:num w:numId="15" w16cid:durableId="1046874917">
    <w:abstractNumId w:val="16"/>
  </w:num>
  <w:num w:numId="16" w16cid:durableId="575937989">
    <w:abstractNumId w:val="13"/>
  </w:num>
  <w:num w:numId="17" w16cid:durableId="722366393">
    <w:abstractNumId w:val="11"/>
  </w:num>
  <w:num w:numId="18" w16cid:durableId="1764375926">
    <w:abstractNumId w:val="17"/>
  </w:num>
  <w:num w:numId="19" w16cid:durableId="1781947331">
    <w:abstractNumId w:val="8"/>
  </w:num>
  <w:num w:numId="20" w16cid:durableId="1079985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y Cressler">
    <w15:presenceInfo w15:providerId="AD" w15:userId="S::ccressler2@uofnelincoln.onmicrosoft.com::22b9abb6-95bd-4fd0-985d-ccac894f0805"/>
  </w15:person>
  <w15:person w15:author="Daniel Metz">
    <w15:presenceInfo w15:providerId="AD" w15:userId="S-1-5-21-3325550762-3686920668-195023067-58466"/>
  </w15:person>
  <w15:person w15:author="Andrea L. Graham">
    <w15:presenceInfo w15:providerId="AD" w15:userId="S::algraham@princeton.edu::5ae27bcd-7a0e-4055-b9f2-a32edd770af4"/>
  </w15:person>
  <w15:person w15:author="David Chang van Oordt">
    <w15:presenceInfo w15:providerId="None" w15:userId="David Chang van Oordt"/>
  </w15:person>
  <w15:person w15:author="Clay Cressler [2]">
    <w15:presenceInfo w15:providerId="AD" w15:userId="S::60599027@nebraska.edu::e60b9995-0109-4261-a2a3-b2db83cb3f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AF"/>
    <w:rsid w:val="00005B20"/>
    <w:rsid w:val="0003582E"/>
    <w:rsid w:val="0007436C"/>
    <w:rsid w:val="0008211F"/>
    <w:rsid w:val="000C0FAF"/>
    <w:rsid w:val="000C6350"/>
    <w:rsid w:val="000D7EEF"/>
    <w:rsid w:val="000F3A1A"/>
    <w:rsid w:val="00121DF0"/>
    <w:rsid w:val="0012542D"/>
    <w:rsid w:val="00125836"/>
    <w:rsid w:val="0017353F"/>
    <w:rsid w:val="0019070F"/>
    <w:rsid w:val="00195A56"/>
    <w:rsid w:val="001D3A81"/>
    <w:rsid w:val="001E103C"/>
    <w:rsid w:val="0021641F"/>
    <w:rsid w:val="00217B1D"/>
    <w:rsid w:val="00237104"/>
    <w:rsid w:val="00260315"/>
    <w:rsid w:val="00282A7F"/>
    <w:rsid w:val="002B60FA"/>
    <w:rsid w:val="002F7A04"/>
    <w:rsid w:val="00301422"/>
    <w:rsid w:val="00316051"/>
    <w:rsid w:val="0033114A"/>
    <w:rsid w:val="0035241D"/>
    <w:rsid w:val="00356517"/>
    <w:rsid w:val="00366964"/>
    <w:rsid w:val="00370468"/>
    <w:rsid w:val="0037095D"/>
    <w:rsid w:val="00380FAA"/>
    <w:rsid w:val="00393CC2"/>
    <w:rsid w:val="00397EFC"/>
    <w:rsid w:val="003B0968"/>
    <w:rsid w:val="003B2BD2"/>
    <w:rsid w:val="003B7667"/>
    <w:rsid w:val="003C591C"/>
    <w:rsid w:val="003D1F26"/>
    <w:rsid w:val="003E03E5"/>
    <w:rsid w:val="003E5B14"/>
    <w:rsid w:val="00415744"/>
    <w:rsid w:val="00436B26"/>
    <w:rsid w:val="00441027"/>
    <w:rsid w:val="00462629"/>
    <w:rsid w:val="004816D9"/>
    <w:rsid w:val="004D4A46"/>
    <w:rsid w:val="004E234D"/>
    <w:rsid w:val="004F15DD"/>
    <w:rsid w:val="004F77CB"/>
    <w:rsid w:val="004F7B0A"/>
    <w:rsid w:val="00507A4D"/>
    <w:rsid w:val="005137E3"/>
    <w:rsid w:val="00537190"/>
    <w:rsid w:val="005754AF"/>
    <w:rsid w:val="0058134C"/>
    <w:rsid w:val="005B6ED7"/>
    <w:rsid w:val="005C0ABE"/>
    <w:rsid w:val="005C3D75"/>
    <w:rsid w:val="005C7011"/>
    <w:rsid w:val="00607481"/>
    <w:rsid w:val="0064607D"/>
    <w:rsid w:val="006578D1"/>
    <w:rsid w:val="00664649"/>
    <w:rsid w:val="00673B63"/>
    <w:rsid w:val="00677FCC"/>
    <w:rsid w:val="00686B89"/>
    <w:rsid w:val="006915BD"/>
    <w:rsid w:val="006926A9"/>
    <w:rsid w:val="006967E2"/>
    <w:rsid w:val="006A7B2B"/>
    <w:rsid w:val="006D05AF"/>
    <w:rsid w:val="006D1C3C"/>
    <w:rsid w:val="006D54BC"/>
    <w:rsid w:val="006E0EA3"/>
    <w:rsid w:val="0070476F"/>
    <w:rsid w:val="007308AF"/>
    <w:rsid w:val="00747033"/>
    <w:rsid w:val="00754430"/>
    <w:rsid w:val="00773CB7"/>
    <w:rsid w:val="007960AD"/>
    <w:rsid w:val="007B2F59"/>
    <w:rsid w:val="007B6E0D"/>
    <w:rsid w:val="007B6EEB"/>
    <w:rsid w:val="0080231D"/>
    <w:rsid w:val="00811117"/>
    <w:rsid w:val="00817969"/>
    <w:rsid w:val="0081799D"/>
    <w:rsid w:val="00826782"/>
    <w:rsid w:val="008357A4"/>
    <w:rsid w:val="00837BAB"/>
    <w:rsid w:val="00852AD3"/>
    <w:rsid w:val="008723CB"/>
    <w:rsid w:val="00885F91"/>
    <w:rsid w:val="00897EA8"/>
    <w:rsid w:val="008C1D6F"/>
    <w:rsid w:val="008C49A6"/>
    <w:rsid w:val="008E1AE2"/>
    <w:rsid w:val="00914DAE"/>
    <w:rsid w:val="00955C97"/>
    <w:rsid w:val="00963DA9"/>
    <w:rsid w:val="0096460E"/>
    <w:rsid w:val="009657EB"/>
    <w:rsid w:val="009776BA"/>
    <w:rsid w:val="00981C2E"/>
    <w:rsid w:val="00987832"/>
    <w:rsid w:val="009A16F6"/>
    <w:rsid w:val="009A636A"/>
    <w:rsid w:val="009F1197"/>
    <w:rsid w:val="00A0416A"/>
    <w:rsid w:val="00A104BE"/>
    <w:rsid w:val="00A36767"/>
    <w:rsid w:val="00A74E95"/>
    <w:rsid w:val="00A92C85"/>
    <w:rsid w:val="00AA5F8C"/>
    <w:rsid w:val="00AB7649"/>
    <w:rsid w:val="00AC2A01"/>
    <w:rsid w:val="00AD0464"/>
    <w:rsid w:val="00AF1E1B"/>
    <w:rsid w:val="00B05F80"/>
    <w:rsid w:val="00B26E2A"/>
    <w:rsid w:val="00B276C9"/>
    <w:rsid w:val="00B4274F"/>
    <w:rsid w:val="00B441FC"/>
    <w:rsid w:val="00B44BF9"/>
    <w:rsid w:val="00B67913"/>
    <w:rsid w:val="00B739B4"/>
    <w:rsid w:val="00B8291C"/>
    <w:rsid w:val="00B83F2D"/>
    <w:rsid w:val="00B92CFB"/>
    <w:rsid w:val="00BF54E6"/>
    <w:rsid w:val="00C12C1A"/>
    <w:rsid w:val="00C16D1A"/>
    <w:rsid w:val="00C24013"/>
    <w:rsid w:val="00C42C1C"/>
    <w:rsid w:val="00C46AAE"/>
    <w:rsid w:val="00C60BAB"/>
    <w:rsid w:val="00C634BB"/>
    <w:rsid w:val="00C73FE1"/>
    <w:rsid w:val="00C80B95"/>
    <w:rsid w:val="00C93476"/>
    <w:rsid w:val="00CD1DA5"/>
    <w:rsid w:val="00CE2326"/>
    <w:rsid w:val="00CE4EF9"/>
    <w:rsid w:val="00D23381"/>
    <w:rsid w:val="00D47072"/>
    <w:rsid w:val="00D57C63"/>
    <w:rsid w:val="00D6273E"/>
    <w:rsid w:val="00D67A0E"/>
    <w:rsid w:val="00D90283"/>
    <w:rsid w:val="00DA5D4B"/>
    <w:rsid w:val="00DD2EA6"/>
    <w:rsid w:val="00DE7E8B"/>
    <w:rsid w:val="00DF1402"/>
    <w:rsid w:val="00E11B8A"/>
    <w:rsid w:val="00E20013"/>
    <w:rsid w:val="00E93C6A"/>
    <w:rsid w:val="00E9774D"/>
    <w:rsid w:val="00EB68A5"/>
    <w:rsid w:val="00EB7E56"/>
    <w:rsid w:val="00ED5F61"/>
    <w:rsid w:val="00ED7EED"/>
    <w:rsid w:val="00EF5462"/>
    <w:rsid w:val="00F24F85"/>
    <w:rsid w:val="00F37794"/>
    <w:rsid w:val="00F46D8A"/>
    <w:rsid w:val="00F71423"/>
    <w:rsid w:val="00F7149B"/>
    <w:rsid w:val="00F728CE"/>
    <w:rsid w:val="00F85FBF"/>
    <w:rsid w:val="00FB03DA"/>
    <w:rsid w:val="00FC588F"/>
    <w:rsid w:val="00FD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8AC8"/>
  <w15:chartTrackingRefBased/>
  <w15:docId w15:val="{0F58707F-C67A-431D-A05C-28D6595E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5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5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5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5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5AF"/>
    <w:rPr>
      <w:rFonts w:eastAsiaTheme="majorEastAsia" w:cstheme="majorBidi"/>
      <w:color w:val="272727" w:themeColor="text1" w:themeTint="D8"/>
    </w:rPr>
  </w:style>
  <w:style w:type="paragraph" w:styleId="Title">
    <w:name w:val="Title"/>
    <w:basedOn w:val="Normal"/>
    <w:next w:val="Normal"/>
    <w:link w:val="TitleChar"/>
    <w:uiPriority w:val="10"/>
    <w:qFormat/>
    <w:rsid w:val="006D05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5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5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05AF"/>
    <w:rPr>
      <w:i/>
      <w:iCs/>
      <w:color w:val="404040" w:themeColor="text1" w:themeTint="BF"/>
    </w:rPr>
  </w:style>
  <w:style w:type="paragraph" w:styleId="ListParagraph">
    <w:name w:val="List Paragraph"/>
    <w:basedOn w:val="Normal"/>
    <w:uiPriority w:val="34"/>
    <w:qFormat/>
    <w:rsid w:val="006D05AF"/>
    <w:pPr>
      <w:ind w:left="720"/>
      <w:contextualSpacing/>
    </w:pPr>
  </w:style>
  <w:style w:type="character" w:styleId="IntenseEmphasis">
    <w:name w:val="Intense Emphasis"/>
    <w:basedOn w:val="DefaultParagraphFont"/>
    <w:uiPriority w:val="21"/>
    <w:qFormat/>
    <w:rsid w:val="006D05AF"/>
    <w:rPr>
      <w:i/>
      <w:iCs/>
      <w:color w:val="0F4761" w:themeColor="accent1" w:themeShade="BF"/>
    </w:rPr>
  </w:style>
  <w:style w:type="paragraph" w:styleId="IntenseQuote">
    <w:name w:val="Intense Quote"/>
    <w:basedOn w:val="Normal"/>
    <w:next w:val="Normal"/>
    <w:link w:val="IntenseQuoteChar"/>
    <w:uiPriority w:val="30"/>
    <w:qFormat/>
    <w:rsid w:val="006D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5AF"/>
    <w:rPr>
      <w:i/>
      <w:iCs/>
      <w:color w:val="0F4761" w:themeColor="accent1" w:themeShade="BF"/>
    </w:rPr>
  </w:style>
  <w:style w:type="character" w:styleId="IntenseReference">
    <w:name w:val="Intense Reference"/>
    <w:basedOn w:val="DefaultParagraphFont"/>
    <w:uiPriority w:val="32"/>
    <w:qFormat/>
    <w:rsid w:val="006D05AF"/>
    <w:rPr>
      <w:b/>
      <w:bCs/>
      <w:smallCaps/>
      <w:color w:val="0F4761" w:themeColor="accent1" w:themeShade="BF"/>
      <w:spacing w:val="5"/>
    </w:rPr>
  </w:style>
  <w:style w:type="table" w:styleId="TableGrid">
    <w:name w:val="Table Grid"/>
    <w:basedOn w:val="TableNormal"/>
    <w:uiPriority w:val="39"/>
    <w:rsid w:val="00370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0468"/>
    <w:rPr>
      <w:color w:val="666666"/>
    </w:rPr>
  </w:style>
  <w:style w:type="character" w:styleId="CommentReference">
    <w:name w:val="annotation reference"/>
    <w:basedOn w:val="DefaultParagraphFont"/>
    <w:uiPriority w:val="99"/>
    <w:semiHidden/>
    <w:unhideWhenUsed/>
    <w:rsid w:val="006967E2"/>
    <w:rPr>
      <w:sz w:val="16"/>
      <w:szCs w:val="16"/>
    </w:rPr>
  </w:style>
  <w:style w:type="paragraph" w:styleId="CommentText">
    <w:name w:val="annotation text"/>
    <w:basedOn w:val="Normal"/>
    <w:link w:val="CommentTextChar"/>
    <w:uiPriority w:val="99"/>
    <w:unhideWhenUsed/>
    <w:rsid w:val="006967E2"/>
    <w:rPr>
      <w:sz w:val="20"/>
      <w:szCs w:val="20"/>
    </w:rPr>
  </w:style>
  <w:style w:type="character" w:customStyle="1" w:styleId="CommentTextChar">
    <w:name w:val="Comment Text Char"/>
    <w:basedOn w:val="DefaultParagraphFont"/>
    <w:link w:val="CommentText"/>
    <w:uiPriority w:val="99"/>
    <w:rsid w:val="006967E2"/>
    <w:rPr>
      <w:sz w:val="20"/>
      <w:szCs w:val="20"/>
    </w:rPr>
  </w:style>
  <w:style w:type="paragraph" w:styleId="CommentSubject">
    <w:name w:val="annotation subject"/>
    <w:basedOn w:val="CommentText"/>
    <w:next w:val="CommentText"/>
    <w:link w:val="CommentSubjectChar"/>
    <w:uiPriority w:val="99"/>
    <w:semiHidden/>
    <w:unhideWhenUsed/>
    <w:rsid w:val="006967E2"/>
    <w:rPr>
      <w:b/>
      <w:bCs/>
    </w:rPr>
  </w:style>
  <w:style w:type="character" w:customStyle="1" w:styleId="CommentSubjectChar">
    <w:name w:val="Comment Subject Char"/>
    <w:basedOn w:val="CommentTextChar"/>
    <w:link w:val="CommentSubject"/>
    <w:uiPriority w:val="99"/>
    <w:semiHidden/>
    <w:rsid w:val="006967E2"/>
    <w:rPr>
      <w:b/>
      <w:bCs/>
      <w:sz w:val="20"/>
      <w:szCs w:val="20"/>
    </w:rPr>
  </w:style>
  <w:style w:type="paragraph" w:styleId="Revision">
    <w:name w:val="Revision"/>
    <w:hidden/>
    <w:uiPriority w:val="99"/>
    <w:semiHidden/>
    <w:rsid w:val="00125836"/>
  </w:style>
  <w:style w:type="character" w:styleId="Hyperlink">
    <w:name w:val="Hyperlink"/>
    <w:basedOn w:val="DefaultParagraphFont"/>
    <w:uiPriority w:val="99"/>
    <w:unhideWhenUsed/>
    <w:rsid w:val="00F85FBF"/>
    <w:rPr>
      <w:color w:val="467886" w:themeColor="hyperlink"/>
      <w:u w:val="single"/>
    </w:rPr>
  </w:style>
  <w:style w:type="character" w:styleId="UnresolvedMention">
    <w:name w:val="Unresolved Mention"/>
    <w:basedOn w:val="DefaultParagraphFont"/>
    <w:uiPriority w:val="99"/>
    <w:semiHidden/>
    <w:unhideWhenUsed/>
    <w:rsid w:val="00F85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173153">
      <w:bodyDiv w:val="1"/>
      <w:marLeft w:val="0"/>
      <w:marRight w:val="0"/>
      <w:marTop w:val="0"/>
      <w:marBottom w:val="0"/>
      <w:divBdr>
        <w:top w:val="none" w:sz="0" w:space="0" w:color="auto"/>
        <w:left w:val="none" w:sz="0" w:space="0" w:color="auto"/>
        <w:bottom w:val="none" w:sz="0" w:space="0" w:color="auto"/>
        <w:right w:val="none" w:sz="0" w:space="0" w:color="auto"/>
      </w:divBdr>
      <w:divsChild>
        <w:div w:id="300186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ff60116-7431-425d-b5af-077d7791bda4}" enabled="0" method="" siteId="{2ff60116-7431-425d-b5af-077d7791bda4}" removed="1"/>
</clbl:labelList>
</file>

<file path=docProps/app.xml><?xml version="1.0" encoding="utf-8"?>
<Properties xmlns="http://schemas.openxmlformats.org/officeDocument/2006/extended-properties" xmlns:vt="http://schemas.openxmlformats.org/officeDocument/2006/docPropsVTypes">
  <Template>Normal.dotm</Template>
  <TotalTime>5519</TotalTime>
  <Pages>16</Pages>
  <Words>4913</Words>
  <Characters>28498</Characters>
  <Application>Microsoft Office Word</Application>
  <DocSecurity>0</DocSecurity>
  <Lines>581</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24</cp:revision>
  <dcterms:created xsi:type="dcterms:W3CDTF">2026-05-28T19:13:00Z</dcterms:created>
  <dcterms:modified xsi:type="dcterms:W3CDTF">2026-06-08T22:42:00Z</dcterms:modified>
</cp:coreProperties>
</file>