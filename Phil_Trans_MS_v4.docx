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E5810" w14:textId="77777777" w:rsidR="00394637" w:rsidRDefault="00394637">
      <w:pPr>
        <w:rPr>
          <w:del w:id="0" w:author="Clay Cressler" w:date="2026-06-12T13:49:00Z" w16du:dateUtc="2026-06-12T18:49:00Z"/>
          <w:b/>
          <w:bCs/>
        </w:rPr>
      </w:pPr>
      <w:del w:id="1" w:author="Clay Cressler" w:date="2026-06-12T13:49:00Z" w16du:dateUtc="2026-06-12T18:49:00Z">
        <w:r>
          <w:rPr>
            <w:b/>
            <w:bCs/>
          </w:rPr>
          <w:delText xml:space="preserve">Title possibilities: </w:delText>
        </w:r>
      </w:del>
    </w:p>
    <w:p w14:paraId="20CBE856" w14:textId="77777777" w:rsidR="005C5845" w:rsidRDefault="005C5845" w:rsidP="005C5845">
      <w:pPr>
        <w:rPr>
          <w:b/>
          <w:bCs/>
        </w:rPr>
      </w:pPr>
      <w:r>
        <w:rPr>
          <w:b/>
          <w:bCs/>
        </w:rPr>
        <w:t xml:space="preserve">The eco-evolutionary dynamics of </w:t>
      </w:r>
      <w:proofErr w:type="spellStart"/>
      <w:r>
        <w:rPr>
          <w:b/>
          <w:bCs/>
        </w:rPr>
        <w:t>macroparasite</w:t>
      </w:r>
      <w:proofErr w:type="spellEnd"/>
      <w:r>
        <w:rPr>
          <w:b/>
          <w:bCs/>
        </w:rPr>
        <w:t xml:space="preserve"> virulence across stochastically heterogeneous host immune landscapes</w:t>
      </w:r>
    </w:p>
    <w:p w14:paraId="499CE550" w14:textId="77777777" w:rsidR="005C5845" w:rsidRDefault="005C5845" w:rsidP="005C5845">
      <w:pPr>
        <w:rPr>
          <w:b/>
          <w:bCs/>
        </w:rPr>
      </w:pPr>
    </w:p>
    <w:p w14:paraId="25F55699" w14:textId="77777777" w:rsidR="00394637" w:rsidRDefault="00394637">
      <w:pPr>
        <w:rPr>
          <w:del w:id="2" w:author="Clay Cressler" w:date="2026-06-12T13:49:00Z" w16du:dateUtc="2026-06-12T18:49:00Z"/>
          <w:b/>
          <w:bCs/>
        </w:rPr>
      </w:pPr>
      <w:del w:id="3" w:author="Clay Cressler" w:date="2026-06-12T13:49:00Z" w16du:dateUtc="2026-06-12T18:49:00Z">
        <w:r>
          <w:rPr>
            <w:b/>
            <w:bCs/>
          </w:rPr>
          <w:delText>The eco-evolution of parasite virulence in stochastically heterogeneous hosts: chronicity is king</w:delText>
        </w:r>
      </w:del>
    </w:p>
    <w:p w14:paraId="5007FDED" w14:textId="77777777" w:rsidR="002D2544" w:rsidRDefault="002D2544">
      <w:pPr>
        <w:rPr>
          <w:del w:id="4" w:author="Clay Cressler" w:date="2026-06-12T13:49:00Z" w16du:dateUtc="2026-06-12T18:49:00Z"/>
          <w:b/>
          <w:bCs/>
        </w:rPr>
      </w:pPr>
    </w:p>
    <w:p w14:paraId="5DA55ED6" w14:textId="77777777" w:rsidR="002D2544" w:rsidRDefault="006E0AB0">
      <w:pPr>
        <w:rPr>
          <w:del w:id="5" w:author="Clay Cressler" w:date="2026-06-12T13:49:00Z" w16du:dateUtc="2026-06-12T18:49:00Z"/>
          <w:b/>
          <w:bCs/>
        </w:rPr>
      </w:pPr>
      <w:del w:id="6" w:author="Clay Cressler" w:date="2026-06-12T13:49:00Z" w16du:dateUtc="2026-06-12T18:49:00Z">
        <w:r>
          <w:rPr>
            <w:b/>
            <w:bCs/>
          </w:rPr>
          <w:delText xml:space="preserve">Immune-mediated infection clearance drives </w:delText>
        </w:r>
        <w:r w:rsidR="002D2544">
          <w:rPr>
            <w:b/>
            <w:bCs/>
          </w:rPr>
          <w:delText>eco-evolutionary dynamics</w:delText>
        </w:r>
        <w:r>
          <w:rPr>
            <w:b/>
            <w:bCs/>
          </w:rPr>
          <w:delText xml:space="preserve"> </w:delText>
        </w:r>
        <w:r w:rsidR="00C43321">
          <w:rPr>
            <w:b/>
            <w:bCs/>
          </w:rPr>
          <w:delText xml:space="preserve">of parasite prevalence and </w:delText>
        </w:r>
        <w:r>
          <w:rPr>
            <w:b/>
            <w:bCs/>
          </w:rPr>
          <w:delText>virulence</w:delText>
        </w:r>
        <w:r w:rsidR="002D2544">
          <w:rPr>
            <w:b/>
            <w:bCs/>
          </w:rPr>
          <w:delText xml:space="preserve"> </w:delText>
        </w:r>
      </w:del>
    </w:p>
    <w:p w14:paraId="2C342D9B" w14:textId="77777777" w:rsidR="006E0AB0" w:rsidRDefault="006E0AB0">
      <w:pPr>
        <w:rPr>
          <w:del w:id="7" w:author="Clay Cressler" w:date="2026-06-12T13:49:00Z" w16du:dateUtc="2026-06-12T18:49:00Z"/>
          <w:b/>
          <w:bCs/>
        </w:rPr>
      </w:pPr>
    </w:p>
    <w:p w14:paraId="68C6626E" w14:textId="77777777" w:rsidR="00AB7BAC" w:rsidRDefault="00E170DF" w:rsidP="00AB7BAC">
      <w:pPr>
        <w:rPr>
          <w:del w:id="8" w:author="Clay Cressler" w:date="2026-06-12T13:49:00Z" w16du:dateUtc="2026-06-12T18:49:00Z"/>
          <w:b/>
          <w:bCs/>
        </w:rPr>
      </w:pPr>
      <w:del w:id="9" w:author="Clay Cressler" w:date="2026-06-12T13:49:00Z" w16du:dateUtc="2026-06-12T18:49:00Z">
        <w:r>
          <w:rPr>
            <w:b/>
            <w:bCs/>
          </w:rPr>
          <w:delText>I</w:delText>
        </w:r>
        <w:r w:rsidR="00AB7BAC">
          <w:rPr>
            <w:b/>
            <w:bCs/>
          </w:rPr>
          <w:delText>nitial T helper cell bias</w:delText>
        </w:r>
        <w:r w:rsidR="00E707E8">
          <w:rPr>
            <w:b/>
            <w:bCs/>
          </w:rPr>
          <w:delText xml:space="preserve"> in </w:delText>
        </w:r>
        <w:r w:rsidR="00F033EF">
          <w:rPr>
            <w:b/>
            <w:bCs/>
          </w:rPr>
          <w:delText>adaptive</w:delText>
        </w:r>
        <w:r w:rsidR="00E707E8">
          <w:rPr>
            <w:b/>
            <w:bCs/>
          </w:rPr>
          <w:delText xml:space="preserve"> immune systems</w:delText>
        </w:r>
        <w:r w:rsidR="00AB7BAC">
          <w:rPr>
            <w:b/>
            <w:bCs/>
          </w:rPr>
          <w:delText xml:space="preserve"> shapes </w:delText>
        </w:r>
        <w:r w:rsidR="00E7462B">
          <w:rPr>
            <w:b/>
            <w:bCs/>
          </w:rPr>
          <w:delText xml:space="preserve">eco-evolutionary dynamics of </w:delText>
        </w:r>
        <w:r w:rsidR="00AB7BAC">
          <w:rPr>
            <w:b/>
            <w:bCs/>
          </w:rPr>
          <w:delText xml:space="preserve">parasite </w:delText>
        </w:r>
        <w:r w:rsidR="00C43321">
          <w:rPr>
            <w:b/>
            <w:bCs/>
          </w:rPr>
          <w:delText xml:space="preserve">prevalence and </w:delText>
        </w:r>
        <w:r w:rsidR="00AB7BAC">
          <w:rPr>
            <w:b/>
            <w:bCs/>
          </w:rPr>
          <w:delText xml:space="preserve">virulence </w:delText>
        </w:r>
      </w:del>
    </w:p>
    <w:p w14:paraId="1DBB0EF9" w14:textId="77777777" w:rsidR="006E0AB0" w:rsidRDefault="006E0AB0">
      <w:pPr>
        <w:rPr>
          <w:del w:id="10" w:author="Clay Cressler" w:date="2026-06-12T13:49:00Z" w16du:dateUtc="2026-06-12T18:49:00Z"/>
          <w:b/>
          <w:bCs/>
        </w:rPr>
      </w:pPr>
    </w:p>
    <w:p w14:paraId="2C3A2759" w14:textId="77777777" w:rsidR="00274C95" w:rsidRDefault="00274C95">
      <w:pPr>
        <w:rPr>
          <w:del w:id="11" w:author="Clay Cressler" w:date="2026-06-12T13:49:00Z" w16du:dateUtc="2026-06-12T18:49:00Z"/>
          <w:b/>
          <w:bCs/>
        </w:rPr>
      </w:pPr>
    </w:p>
    <w:p w14:paraId="4E044059" w14:textId="77777777" w:rsidR="009D343F" w:rsidRDefault="00C06434">
      <w:pPr>
        <w:rPr>
          <w:del w:id="12" w:author="Clay Cressler" w:date="2026-06-12T13:49:00Z" w16du:dateUtc="2026-06-12T18:49:00Z"/>
          <w:b/>
          <w:bCs/>
        </w:rPr>
      </w:pPr>
      <w:del w:id="13" w:author="Clay Cressler" w:date="2026-06-12T13:49:00Z" w16du:dateUtc="2026-06-12T18:49:00Z">
        <w:r>
          <w:rPr>
            <w:b/>
            <w:bCs/>
          </w:rPr>
          <w:delText xml:space="preserve">Author order possibilities: </w:delText>
        </w:r>
        <w:r w:rsidR="009D343F">
          <w:rPr>
            <w:b/>
            <w:bCs/>
          </w:rPr>
          <w:delText>Clay, David, me, then Dan</w:delText>
        </w:r>
        <w:r>
          <w:rPr>
            <w:b/>
            <w:bCs/>
          </w:rPr>
          <w:delText xml:space="preserve"> as senior</w:delText>
        </w:r>
        <w:r w:rsidR="009D343F">
          <w:rPr>
            <w:b/>
            <w:bCs/>
          </w:rPr>
          <w:delText>?</w:delText>
        </w:r>
      </w:del>
    </w:p>
    <w:p w14:paraId="2315FF23" w14:textId="77777777" w:rsidR="005C5845" w:rsidRPr="003D0B47" w:rsidRDefault="005C5845" w:rsidP="005C5845">
      <w:pPr>
        <w:rPr>
          <w:ins w:id="14" w:author="Clay Cressler" w:date="2026-06-12T13:49:00Z" w16du:dateUtc="2026-06-12T18:49:00Z"/>
        </w:rPr>
      </w:pPr>
      <w:ins w:id="15" w:author="Clay Cressler" w:date="2026-06-12T13:49:00Z" w16du:dateUtc="2026-06-12T18:49:00Z">
        <w:r w:rsidRPr="003D0B47">
          <w:t>Clayton E. Cressler</w:t>
        </w:r>
        <w:r w:rsidRPr="003D0B47">
          <w:rPr>
            <w:vertAlign w:val="superscript"/>
          </w:rPr>
          <w:t>1</w:t>
        </w:r>
        <w:r w:rsidRPr="003D0B47">
          <w:t>, David A. Chang van Oordt</w:t>
        </w:r>
        <w:r w:rsidRPr="003D0B47">
          <w:rPr>
            <w:vertAlign w:val="superscript"/>
          </w:rPr>
          <w:t>2</w:t>
        </w:r>
        <w:r w:rsidRPr="003D0B47">
          <w:t>, Andrea L. Graham</w:t>
        </w:r>
        <w:r w:rsidRPr="003D0B47">
          <w:rPr>
            <w:vertAlign w:val="superscript"/>
          </w:rPr>
          <w:t>2</w:t>
        </w:r>
        <w:r w:rsidRPr="003D0B47">
          <w:t>, Daniel C. G. Metz</w:t>
        </w:r>
        <w:r w:rsidRPr="003D0B47">
          <w:rPr>
            <w:vertAlign w:val="superscript"/>
          </w:rPr>
          <w:t>3</w:t>
        </w:r>
      </w:ins>
    </w:p>
    <w:p w14:paraId="1DE9A9B9" w14:textId="77777777" w:rsidR="005C5845" w:rsidRDefault="005C5845" w:rsidP="005C5845">
      <w:pPr>
        <w:rPr>
          <w:ins w:id="16" w:author="Clay Cressler" w:date="2026-06-12T13:49:00Z" w16du:dateUtc="2026-06-12T18:49:00Z"/>
          <w:b/>
          <w:bCs/>
        </w:rPr>
      </w:pPr>
    </w:p>
    <w:p w14:paraId="2820E70A" w14:textId="77777777" w:rsidR="005C5845" w:rsidRPr="003D0B47" w:rsidRDefault="005C5845" w:rsidP="005C5845">
      <w:pPr>
        <w:rPr>
          <w:ins w:id="17" w:author="Clay Cressler" w:date="2026-06-12T13:49:00Z" w16du:dateUtc="2026-06-12T18:49:00Z"/>
        </w:rPr>
      </w:pPr>
      <w:ins w:id="18" w:author="Clay Cressler" w:date="2026-06-12T13:49:00Z" w16du:dateUtc="2026-06-12T18:49:00Z">
        <w:r w:rsidRPr="003D0B47">
          <w:t>1.</w:t>
        </w:r>
        <w:r>
          <w:t xml:space="preserve"> School of Biological Sciences, University of Nebraska-Lincoln, Lincoln, NE, USA</w:t>
        </w:r>
      </w:ins>
    </w:p>
    <w:p w14:paraId="114C3364" w14:textId="77777777" w:rsidR="005C5845" w:rsidRPr="003D0B47" w:rsidRDefault="005C5845" w:rsidP="005C5845">
      <w:pPr>
        <w:rPr>
          <w:ins w:id="19" w:author="Clay Cressler" w:date="2026-06-12T13:49:00Z" w16du:dateUtc="2026-06-12T18:49:00Z"/>
        </w:rPr>
      </w:pPr>
      <w:ins w:id="20" w:author="Clay Cressler" w:date="2026-06-12T13:49:00Z" w16du:dateUtc="2026-06-12T18:49:00Z">
        <w:r w:rsidRPr="003D0B47">
          <w:t>2.</w:t>
        </w:r>
        <w:r>
          <w:t xml:space="preserve"> Department of Ecology &amp; Evolutionary Biology, Princeton University, Princeton, NJ, USA</w:t>
        </w:r>
      </w:ins>
    </w:p>
    <w:p w14:paraId="335C451E" w14:textId="77777777" w:rsidR="005C5845" w:rsidRPr="003D0B47" w:rsidRDefault="005C5845" w:rsidP="005C5845">
      <w:pPr>
        <w:rPr>
          <w:ins w:id="21" w:author="Clay Cressler" w:date="2026-06-12T13:49:00Z" w16du:dateUtc="2026-06-12T18:49:00Z"/>
        </w:rPr>
      </w:pPr>
      <w:ins w:id="22" w:author="Clay Cressler" w:date="2026-06-12T13:49:00Z" w16du:dateUtc="2026-06-12T18:49:00Z">
        <w:r w:rsidRPr="003D0B47">
          <w:t>3.</w:t>
        </w:r>
        <w:r>
          <w:t xml:space="preserve"> Department of Biology, Franklin &amp; Marshall College, Lancaster, PA, USA</w:t>
        </w:r>
      </w:ins>
    </w:p>
    <w:p w14:paraId="75D455CE" w14:textId="77777777" w:rsidR="005C5845" w:rsidRDefault="005C5845" w:rsidP="005C5845">
      <w:pPr>
        <w:rPr>
          <w:ins w:id="23" w:author="Clay Cressler" w:date="2026-06-12T13:49:00Z" w16du:dateUtc="2026-06-12T18:49:00Z"/>
          <w:b/>
          <w:bCs/>
        </w:rPr>
      </w:pPr>
    </w:p>
    <w:p w14:paraId="61B87072" w14:textId="6B332715" w:rsidR="00FD1545" w:rsidRDefault="00FD1545" w:rsidP="005C5845">
      <w:pPr>
        <w:rPr>
          <w:ins w:id="24" w:author="Clay Cressler" w:date="2026-06-12T13:49:00Z" w16du:dateUtc="2026-06-12T18:49:00Z"/>
          <w:b/>
          <w:bCs/>
        </w:rPr>
      </w:pPr>
      <w:ins w:id="25" w:author="Clay Cressler" w:date="2026-06-12T13:49:00Z" w16du:dateUtc="2026-06-12T18:49:00Z">
        <w:r>
          <w:rPr>
            <w:b/>
            <w:bCs/>
          </w:rPr>
          <w:t>Abstract</w:t>
        </w:r>
      </w:ins>
    </w:p>
    <w:p w14:paraId="5A830F78" w14:textId="20FD3A61" w:rsidR="00FD1545" w:rsidRPr="00BC3E92" w:rsidRDefault="00BC3E92" w:rsidP="005C5845">
      <w:pPr>
        <w:rPr>
          <w:ins w:id="26" w:author="Clay Cressler" w:date="2026-06-12T13:49:00Z" w16du:dateUtc="2026-06-12T18:49:00Z"/>
        </w:rPr>
      </w:pPr>
      <w:ins w:id="27" w:author="Clay Cressler" w:date="2026-06-12T13:49:00Z" w16du:dateUtc="2026-06-12T18:49:00Z">
        <w:r w:rsidRPr="00BC3E92">
          <w:t xml:space="preserve">Recovery from infection is a key determinant of parasite fitness, yet classic epidemiological theory typically assumes that recovery rates are fixed and homogeneous among hosts. For parasites cleared by adaptive immunity, that assumption is unlikely to </w:t>
        </w:r>
        <w:proofErr w:type="gramStart"/>
        <w:r w:rsidRPr="00BC3E92">
          <w:t>hold:</w:t>
        </w:r>
        <w:proofErr w:type="gramEnd"/>
        <w:r w:rsidRPr="00BC3E92">
          <w:t xml:space="preserve"> recovery depends on the interaction between parasite growth and immune dynamics, and therefore on the immune state of the host at the time of infection. Here we embed a mechanistic within-host model of helper T-cell polarization and parasite growth into a stochastic susceptible–infected–susceptible epidemiological framework to ask how heterogeneity in host immune state alters parasite prevalence and virulence evolution. We show that stochastic variation in host immune state generates distinct population-level immune landscapes that strongly alter both epidemiological and evolutionary dynamics. Th1-biased landscapes favor chronic infection, high prevalence, and the evolution of low virulence, whereas Th2-biased landscapes favor acute infection, low prevalence, and the evolution of higher virulence. A simplified adaptive-dynamics analysis reveals that these differences are driven primarily by variation in the probability of </w:t>
        </w:r>
        <w:r w:rsidR="00882BE0">
          <w:t>recovery</w:t>
        </w:r>
        <w:r w:rsidRPr="00BC3E92">
          <w:t xml:space="preserve"> rather than by changes in recovery rate alone. More broadly, our results show that stochastic immunological heterogeneity can reshape eco-evolutionary dynamics by changing not only mean infection duration, but the distribution of infection fates across hosts.</w:t>
        </w:r>
      </w:ins>
    </w:p>
    <w:p w14:paraId="5D4BF720" w14:textId="77777777" w:rsidR="00FD1545" w:rsidRDefault="00FD1545" w:rsidP="005C5845">
      <w:pPr>
        <w:rPr>
          <w:b/>
          <w:bCs/>
        </w:rPr>
      </w:pPr>
    </w:p>
    <w:p w14:paraId="6DECABBB" w14:textId="77777777" w:rsidR="005C5845" w:rsidRPr="0019070F" w:rsidRDefault="005C5845" w:rsidP="005C5845">
      <w:pPr>
        <w:rPr>
          <w:b/>
          <w:bCs/>
        </w:rPr>
      </w:pPr>
      <w:r w:rsidRPr="0019070F">
        <w:rPr>
          <w:b/>
          <w:bCs/>
        </w:rPr>
        <w:t>Introduction</w:t>
      </w:r>
    </w:p>
    <w:p w14:paraId="2B85145B" w14:textId="692443AB" w:rsidR="005C5845" w:rsidRDefault="005C5845" w:rsidP="005C5845">
      <w:r>
        <w:t>The recovery rate from an infection is a critical determinant of parasite fitness and thus both the epidemiological dynamics of an infectious disease and the evolution of key parasite traits like virulence</w:t>
      </w:r>
      <w:del w:id="28" w:author="Clay Cressler" w:date="2026-06-12T13:49:00Z" w16du:dateUtc="2026-06-12T18:49:00Z">
        <w:r w:rsidR="00826782">
          <w:delText>.</w:delText>
        </w:r>
      </w:del>
      <w:ins w:id="29" w:author="Clay Cressler" w:date="2026-06-12T13:49:00Z" w16du:dateUtc="2026-06-12T18:49:00Z">
        <w:r>
          <w:t xml:space="preserve"> (Greenhalgh &amp; Day 2017).</w:t>
        </w:r>
      </w:ins>
      <w:r>
        <w:t xml:space="preserve"> Classic epidemiological theory assumes that recovery rate </w:t>
      </w:r>
      <w:del w:id="30" w:author="Clay Cressler" w:date="2026-06-12T13:49:00Z" w16du:dateUtc="2026-06-12T18:49:00Z">
        <w:r w:rsidR="00B26E2A">
          <w:delText xml:space="preserve">is </w:delText>
        </w:r>
        <w:commentRangeStart w:id="31"/>
        <w:r w:rsidR="00B26E2A">
          <w:delText>fixed</w:delText>
        </w:r>
        <w:commentRangeEnd w:id="31"/>
        <w:r w:rsidR="00274C95">
          <w:rPr>
            <w:rStyle w:val="CommentReference"/>
            <w:sz w:val="24"/>
            <w:szCs w:val="24"/>
          </w:rPr>
          <w:commentReference w:id="31"/>
        </w:r>
        <w:r w:rsidR="00380FAA">
          <w:delText>, implying</w:delText>
        </w:r>
      </w:del>
      <w:ins w:id="32" w:author="Clay Cressler" w:date="2026-06-12T13:49:00Z" w16du:dateUtc="2026-06-12T18:49:00Z">
        <w:r>
          <w:t>at the population scale is constant; at the individual scale, this implies</w:t>
        </w:r>
      </w:ins>
      <w:r>
        <w:t xml:space="preserve"> that the probability of recovery is constant throughout the course of infection</w:t>
      </w:r>
      <w:del w:id="33" w:author="Clay Cressler" w:date="2026-06-12T13:49:00Z" w16du:dateUtc="2026-06-12T18:49:00Z">
        <w:r w:rsidR="00380FAA">
          <w:delText>.</w:delText>
        </w:r>
      </w:del>
      <w:ins w:id="34" w:author="Clay Cressler" w:date="2026-06-12T13:49:00Z" w16du:dateUtc="2026-06-12T18:49:00Z">
        <w:r>
          <w:t>, leading to infection durations that are exponentially distributed (Keeling and Rohani 2008).</w:t>
        </w:r>
      </w:ins>
      <w:r>
        <w:t xml:space="preserve"> This assumption is often violated in nature.</w:t>
      </w:r>
    </w:p>
    <w:p w14:paraId="2B6A9E6F" w14:textId="77777777" w:rsidR="005C5845" w:rsidRDefault="005C5845" w:rsidP="005C5845"/>
    <w:p w14:paraId="344CC4B8" w14:textId="257FB37E" w:rsidR="005C5845" w:rsidRDefault="005C5845" w:rsidP="005C5845">
      <w:r>
        <w:t xml:space="preserve">In particular, for </w:t>
      </w:r>
      <w:del w:id="35" w:author="Clay Cressler" w:date="2026-06-12T13:49:00Z" w16du:dateUtc="2026-06-12T18:49:00Z">
        <w:r w:rsidR="00380FAA">
          <w:delText>parasite</w:delText>
        </w:r>
      </w:del>
      <w:ins w:id="36" w:author="Clay Cressler" w:date="2026-06-12T13:49:00Z" w16du:dateUtc="2026-06-12T18:49:00Z">
        <w:r>
          <w:t>parasite</w:t>
        </w:r>
        <w:r w:rsidR="009A6187">
          <w:t>s</w:t>
        </w:r>
      </w:ins>
      <w:r>
        <w:t xml:space="preserve"> and pathogens of vertebrates that are cleared by the adaptive immune response, there is likely a high probability of recovery early in infection, when stochastic extinction of </w:t>
      </w:r>
      <w:ins w:id="37" w:author="Clay Cressler" w:date="2026-06-12T13:49:00Z" w16du:dateUtc="2026-06-12T18:49:00Z">
        <w:r w:rsidR="009A6187">
          <w:t xml:space="preserve">a </w:t>
        </w:r>
      </w:ins>
      <w:r>
        <w:t xml:space="preserve">small parasite population is likely, followed by </w:t>
      </w:r>
      <w:proofErr w:type="gramStart"/>
      <w:r>
        <w:t>a period of time</w:t>
      </w:r>
      <w:proofErr w:type="gramEnd"/>
      <w:r>
        <w:t xml:space="preserve"> where the probability of recovery is low because the parasite has established but the adaptive immune response has not yet been fully activated and tailored</w:t>
      </w:r>
      <w:commentRangeStart w:id="38"/>
      <w:del w:id="39" w:author="Clay Cressler" w:date="2026-06-12T13:49:00Z" w16du:dateUtc="2026-06-12T18:49:00Z">
        <w:r w:rsidR="00380FAA">
          <w:delText>.</w:delText>
        </w:r>
        <w:commentRangeEnd w:id="38"/>
        <w:r w:rsidR="0036661A">
          <w:rPr>
            <w:rStyle w:val="CommentReference"/>
            <w:sz w:val="24"/>
            <w:szCs w:val="24"/>
          </w:rPr>
          <w:commentReference w:id="38"/>
        </w:r>
      </w:del>
      <w:ins w:id="40" w:author="Clay Cressler" w:date="2026-06-12T13:49:00Z" w16du:dateUtc="2026-06-12T18:49:00Z">
        <w:r>
          <w:t xml:space="preserve"> (Graham &amp; </w:t>
        </w:r>
        <w:proofErr w:type="spellStart"/>
        <w:r>
          <w:t>Regoes</w:t>
        </w:r>
        <w:proofErr w:type="spellEnd"/>
        <w:r>
          <w:t>, 2024).</w:t>
        </w:r>
      </w:ins>
      <w:r>
        <w:t xml:space="preserve"> Whether </w:t>
      </w:r>
      <w:commentRangeStart w:id="41"/>
      <w:commentRangeStart w:id="42"/>
      <w:del w:id="43" w:author="Clay Cressler" w:date="2026-06-12T13:49:00Z" w16du:dateUtc="2026-06-12T18:49:00Z">
        <w:r w:rsidR="00380FAA">
          <w:delText>infection</w:delText>
        </w:r>
      </w:del>
      <w:ins w:id="44" w:author="Clay Cressler" w:date="2026-06-12T13:49:00Z" w16du:dateUtc="2026-06-12T18:49:00Z">
        <w:r>
          <w:t>recovery</w:t>
        </w:r>
      </w:ins>
      <w:r>
        <w:t xml:space="preserve"> </w:t>
      </w:r>
      <w:r>
        <w:t xml:space="preserve">probability </w:t>
      </w:r>
      <w:commentRangeEnd w:id="41"/>
      <w:r w:rsidR="00866399">
        <w:rPr>
          <w:rStyle w:val="CommentReference"/>
          <w:sz w:val="24"/>
          <w:szCs w:val="24"/>
        </w:rPr>
        <w:commentReference w:id="41"/>
      </w:r>
      <w:commentRangeEnd w:id="42"/>
      <w:r w:rsidR="0036661A">
        <w:rPr>
          <w:rStyle w:val="CommentReference"/>
          <w:sz w:val="24"/>
          <w:szCs w:val="24"/>
        </w:rPr>
        <w:commentReference w:id="42"/>
      </w:r>
      <w:r>
        <w:t xml:space="preserve">increases or decreases from that timepoint depends on the interaction between the adaptive immune response and the parasite </w:t>
      </w:r>
      <w:r>
        <w:lastRenderedPageBreak/>
        <w:t>population. Assuming an appropriate immune response is activated, the probability of recovery will increase with infection duration</w:t>
      </w:r>
      <w:del w:id="45" w:author="Clay Cressler" w:date="2026-06-12T13:49:00Z" w16du:dateUtc="2026-06-12T18:49:00Z">
        <w:r w:rsidR="00F85FBF">
          <w:delText>.</w:delText>
        </w:r>
      </w:del>
      <w:ins w:id="46" w:author="Clay Cressler" w:date="2026-06-12T13:49:00Z" w16du:dateUtc="2026-06-12T18:49:00Z">
        <w:r>
          <w:t xml:space="preserve"> (Chi et al. 2024).</w:t>
        </w:r>
      </w:ins>
      <w:r>
        <w:t xml:space="preserve"> On the other hand, if the parasite </w:t>
      </w:r>
      <w:proofErr w:type="gramStart"/>
      <w:r>
        <w:t>is able to</w:t>
      </w:r>
      <w:proofErr w:type="gramEnd"/>
      <w:r>
        <w:t xml:space="preserve"> successfully manipulate the immune response, either by misdirecting or suppressing it, the probability of recovery will actually decrease with infection duration</w:t>
      </w:r>
      <w:del w:id="47" w:author="Clay Cressler" w:date="2026-06-12T13:49:00Z" w16du:dateUtc="2026-06-12T18:49:00Z">
        <w:r w:rsidR="00F85FBF">
          <w:delText>.</w:delText>
        </w:r>
        <w:r w:rsidR="00811117">
          <w:delText xml:space="preserve"> </w:delText>
        </w:r>
        <w:commentRangeStart w:id="48"/>
        <w:commentRangeStart w:id="49"/>
        <w:r w:rsidR="00811117">
          <w:delText>However, once</w:delText>
        </w:r>
        <w:commentRangeEnd w:id="48"/>
        <w:r w:rsidR="00D25658" w:rsidRPr="00F85FBF">
          <w:rPr>
            <w:rStyle w:val="CommentReference"/>
            <w:sz w:val="24"/>
            <w:szCs w:val="24"/>
          </w:rPr>
          <w:commentReference w:id="48"/>
        </w:r>
        <w:commentRangeEnd w:id="49"/>
        <w:r w:rsidR="00F033EF">
          <w:rPr>
            <w:rStyle w:val="CommentReference"/>
          </w:rPr>
          <w:commentReference w:id="49"/>
        </w:r>
      </w:del>
      <w:ins w:id="50" w:author="Clay Cressler" w:date="2026-06-12T13:49:00Z" w16du:dateUtc="2026-06-12T18:49:00Z">
        <w:r>
          <w:t xml:space="preserve"> (</w:t>
        </w:r>
        <w:proofErr w:type="spellStart"/>
        <w:r>
          <w:t>Maizels</w:t>
        </w:r>
        <w:proofErr w:type="spellEnd"/>
        <w:r>
          <w:t xml:space="preserve"> et al. 2018; Bancroft et al. 2019). Given that</w:t>
        </w:r>
      </w:ins>
      <w:r w:rsidRPr="00F85FBF">
        <w:t xml:space="preserve"> recovery depends on time</w:t>
      </w:r>
      <w:r>
        <w:t xml:space="preserve"> </w:t>
      </w:r>
      <w:r w:rsidRPr="00F85FBF">
        <w:t>since</w:t>
      </w:r>
      <w:r>
        <w:t xml:space="preserve"> </w:t>
      </w:r>
      <w:r w:rsidRPr="00F85FBF">
        <w:t>infection, the standard compartmental framework no longer fully captures the effective distribution of infection durations</w:t>
      </w:r>
      <w:r>
        <w:t>.</w:t>
      </w:r>
    </w:p>
    <w:p w14:paraId="002389C2" w14:textId="77777777" w:rsidR="005C5845" w:rsidRDefault="005C5845" w:rsidP="005C5845"/>
    <w:p w14:paraId="6E6892D1" w14:textId="16A405F1" w:rsidR="005C5845" w:rsidRDefault="00811117" w:rsidP="005C5845">
      <w:del w:id="51" w:author="Clay Cressler" w:date="2026-06-12T13:49:00Z" w16du:dateUtc="2026-06-12T18:49:00Z">
        <w:r>
          <w:delText>To understand</w:delText>
        </w:r>
      </w:del>
      <w:ins w:id="52" w:author="Clay Cressler" w:date="2026-06-12T13:49:00Z" w16du:dateUtc="2026-06-12T18:49:00Z">
        <w:r w:rsidR="005C5845">
          <w:t>Although other authors have shown</w:t>
        </w:r>
      </w:ins>
      <w:r w:rsidR="005C5845">
        <w:t xml:space="preserve"> </w:t>
      </w:r>
      <w:commentRangeStart w:id="53"/>
      <w:commentRangeStart w:id="54"/>
      <w:r w:rsidR="005C5845">
        <w:t xml:space="preserve">how </w:t>
      </w:r>
      <w:del w:id="55" w:author="Clay Cressler" w:date="2026-06-12T13:49:00Z" w16du:dateUtc="2026-06-12T18:49:00Z">
        <w:r>
          <w:delText>relaxing</w:delText>
        </w:r>
      </w:del>
      <w:ins w:id="56" w:author="Clay Cressler" w:date="2026-06-12T13:49:00Z" w16du:dateUtc="2026-06-12T18:49:00Z">
        <w:r w:rsidR="005C5845">
          <w:t>to relax</w:t>
        </w:r>
      </w:ins>
      <w:r w:rsidR="005C5845">
        <w:t xml:space="preserve"> the assumption of a constant recovery rate </w:t>
      </w:r>
      <w:commentRangeEnd w:id="53"/>
      <w:del w:id="57" w:author="Clay Cressler" w:date="2026-06-12T13:49:00Z" w16du:dateUtc="2026-06-12T18:49:00Z">
        <w:r w:rsidR="00FB5783">
          <w:rPr>
            <w:rStyle w:val="CommentReference"/>
            <w:sz w:val="24"/>
            <w:szCs w:val="24"/>
          </w:rPr>
          <w:commentReference w:id="53"/>
        </w:r>
        <w:commentRangeEnd w:id="54"/>
        <w:r w:rsidR="00D25658">
          <w:rPr>
            <w:rStyle w:val="CommentReference"/>
            <w:sz w:val="24"/>
            <w:szCs w:val="24"/>
          </w:rPr>
          <w:commentReference w:id="54"/>
        </w:r>
        <w:r>
          <w:delText xml:space="preserve">affects both the </w:delText>
        </w:r>
      </w:del>
      <w:ins w:id="58" w:author="Clay Cressler" w:date="2026-06-12T13:49:00Z" w16du:dateUtc="2026-06-12T18:49:00Z">
        <w:r w:rsidR="005C5845">
          <w:t xml:space="preserve">within standard </w:t>
        </w:r>
      </w:ins>
      <w:r w:rsidR="005C5845">
        <w:t xml:space="preserve">epidemiological </w:t>
      </w:r>
      <w:ins w:id="59" w:author="Clay Cressler" w:date="2026-06-12T13:49:00Z" w16du:dateUtc="2026-06-12T18:49:00Z">
        <w:r w:rsidR="005C5845">
          <w:t xml:space="preserve">frameworks (Lloyd 2001; Keeling &amp; Rohani 2008; Greenhalgh &amp; Day 2017), biologically, whether </w:t>
        </w:r>
      </w:ins>
      <w:r w:rsidR="005C5845">
        <w:t xml:space="preserve">and </w:t>
      </w:r>
      <w:del w:id="60" w:author="Clay Cressler" w:date="2026-06-12T13:49:00Z" w16du:dateUtc="2026-06-12T18:49:00Z">
        <w:r>
          <w:delText>evolutionary</w:delText>
        </w:r>
      </w:del>
      <w:ins w:id="61" w:author="Clay Cressler" w:date="2026-06-12T13:49:00Z" w16du:dateUtc="2026-06-12T18:49:00Z">
        <w:r w:rsidR="005C5845">
          <w:t>when recovery occurs clearly depends on the interaction between parasites and the immune response, and models of the immune response reveal complex</w:t>
        </w:r>
      </w:ins>
      <w:r w:rsidR="005C5845">
        <w:t xml:space="preserve"> dynamics </w:t>
      </w:r>
      <w:del w:id="62" w:author="Clay Cressler" w:date="2026-06-12T13:49:00Z" w16du:dateUtc="2026-06-12T18:49:00Z">
        <w:r>
          <w:delText>of infectious disease</w:delText>
        </w:r>
      </w:del>
      <w:ins w:id="63" w:author="Clay Cressler" w:date="2026-06-12T13:49:00Z" w16du:dateUtc="2026-06-12T18:49:00Z">
        <w:r w:rsidR="005C5845">
          <w:t xml:space="preserve">that are not easily captured by simplified assumptions about the distribution of infection durations (Yates et al. 2000; van den Ham &amp; de Boer 2008; </w:t>
        </w:r>
        <w:proofErr w:type="spellStart"/>
        <w:r w:rsidR="005C5845">
          <w:t>Cressler</w:t>
        </w:r>
        <w:proofErr w:type="spellEnd"/>
        <w:r w:rsidR="005C5845">
          <w:t xml:space="preserve"> et al. 2024). Thus</w:t>
        </w:r>
      </w:ins>
      <w:r w:rsidR="005C5845">
        <w:t xml:space="preserve">, </w:t>
      </w:r>
      <w:commentRangeStart w:id="64"/>
      <w:r w:rsidR="005C5845">
        <w:t xml:space="preserve">we need tractable theory that is grounded in immunology. </w:t>
      </w:r>
      <w:commentRangeEnd w:id="64"/>
      <w:r w:rsidR="00544514">
        <w:rPr>
          <w:rStyle w:val="CommentReference"/>
          <w:sz w:val="24"/>
          <w:szCs w:val="24"/>
        </w:rPr>
        <w:commentReference w:id="64"/>
      </w:r>
      <w:r w:rsidR="005C5845">
        <w:t xml:space="preserve">Here we extend an existing model of the within-host interaction between the immune system and parasites </w:t>
      </w:r>
      <w:ins w:id="65" w:author="Clay Cressler" w:date="2026-06-12T13:49:00Z" w16du:dateUtc="2026-06-12T18:49:00Z">
        <w:r w:rsidR="005C5845">
          <w:t>(</w:t>
        </w:r>
        <w:proofErr w:type="spellStart"/>
        <w:r w:rsidR="005C5845">
          <w:t>Cressler</w:t>
        </w:r>
        <w:proofErr w:type="spellEnd"/>
        <w:r w:rsidR="005C5845">
          <w:t xml:space="preserve"> et al. 2024) </w:t>
        </w:r>
      </w:ins>
      <w:commentRangeStart w:id="66"/>
      <w:commentRangeStart w:id="67"/>
      <w:r w:rsidR="005C5845">
        <w:t>to assess how variation in immune state and potency of feedback loops affects infection clearance probability (and, thus, recovery rates), and hence parasite prevalence and evolved virulence</w:t>
      </w:r>
      <w:commentRangeEnd w:id="66"/>
      <w:r w:rsidR="00C00718">
        <w:rPr>
          <w:rStyle w:val="CommentReference"/>
          <w:sz w:val="24"/>
          <w:szCs w:val="24"/>
        </w:rPr>
        <w:commentReference w:id="66"/>
      </w:r>
      <w:commentRangeEnd w:id="67"/>
      <w:r w:rsidR="00F033EF">
        <w:rPr>
          <w:rStyle w:val="CommentReference"/>
        </w:rPr>
        <w:commentReference w:id="67"/>
      </w:r>
      <w:r w:rsidR="005C5845">
        <w:t>. This model incorporates key immunological feedback loops that drive helper T-cell polarization towards either a T-helper 1 (Th1) or T-helper 2 (Th2) response</w:t>
      </w:r>
      <w:del w:id="68" w:author="Clay Cressler" w:date="2026-06-12T13:49:00Z" w16du:dateUtc="2026-06-12T18:49:00Z">
        <w:r>
          <w:delText>,</w:delText>
        </w:r>
      </w:del>
      <w:ins w:id="69" w:author="Clay Cressler" w:date="2026-06-12T13:49:00Z" w16du:dateUtc="2026-06-12T18:49:00Z">
        <w:r w:rsidR="005C5845">
          <w:t xml:space="preserve"> (Yates et al. 2000; van den Ham &amp; de Boer 2008; </w:t>
        </w:r>
        <w:proofErr w:type="spellStart"/>
        <w:r w:rsidR="005C5845">
          <w:t>Schrom</w:t>
        </w:r>
        <w:proofErr w:type="spellEnd"/>
        <w:r w:rsidR="005C5845">
          <w:t xml:space="preserve"> et al. 2020),</w:t>
        </w:r>
      </w:ins>
      <w:r w:rsidR="005C5845">
        <w:t xml:space="preserve"> appropriate for clearing intracellular microparasites or extracellular </w:t>
      </w:r>
      <w:proofErr w:type="spellStart"/>
      <w:r w:rsidR="005C5845">
        <w:t>macroparasites</w:t>
      </w:r>
      <w:proofErr w:type="spellEnd"/>
      <w:r w:rsidR="005C5845">
        <w:t xml:space="preserve">, respectively. These feedbacks include self-activation, where activated T-helper cells </w:t>
      </w:r>
      <w:del w:id="70" w:author="Clay Cressler" w:date="2026-06-12T13:49:00Z" w16du:dateUtc="2026-06-12T18:49:00Z">
        <w:r>
          <w:delText>producing</w:delText>
        </w:r>
      </w:del>
      <w:ins w:id="71" w:author="Clay Cressler" w:date="2026-06-12T13:49:00Z" w16du:dateUtc="2026-06-12T18:49:00Z">
        <w:r w:rsidR="005C5845">
          <w:t>produc</w:t>
        </w:r>
        <w:r w:rsidR="001A77E0">
          <w:t>e</w:t>
        </w:r>
      </w:ins>
      <w:r w:rsidR="005C5845">
        <w:t xml:space="preserve"> </w:t>
      </w:r>
      <w:proofErr w:type="spellStart"/>
      <w:r w:rsidR="005C5845">
        <w:t>signalling</w:t>
      </w:r>
      <w:proofErr w:type="spellEnd"/>
      <w:r w:rsidR="005C5845">
        <w:t xml:space="preserve"> molecules that cause similar activation in naïve T-helper cells; cross-inhibition, where activated T-helper cells produce </w:t>
      </w:r>
      <w:proofErr w:type="spellStart"/>
      <w:r w:rsidR="005C5845">
        <w:t>signalling</w:t>
      </w:r>
      <w:proofErr w:type="spellEnd"/>
      <w:r w:rsidR="005C5845">
        <w:t xml:space="preserve"> molecules that prevent naïve T-helper cells from adopting the opposite phenotype (</w:t>
      </w:r>
      <w:r w:rsidR="005C5845" w:rsidRPr="00906287">
        <w:rPr>
          <w:i/>
        </w:rPr>
        <w:t>e.g.</w:t>
      </w:r>
      <w:r w:rsidR="005C5845">
        <w:t xml:space="preserve">, Th1 cells preventing the activation of Th2 cells); and parasite manipulation, where parasites produce </w:t>
      </w:r>
      <w:proofErr w:type="spellStart"/>
      <w:r w:rsidR="005C5845">
        <w:t>signalling</w:t>
      </w:r>
      <w:proofErr w:type="spellEnd"/>
      <w:r w:rsidR="005C5845">
        <w:t xml:space="preserve"> molecule mimics that induce the activation of an incorrect immune response. Operating together, these positive feedback loops cause the immune-parasite interaction to be </w:t>
      </w:r>
      <w:proofErr w:type="spellStart"/>
      <w:r w:rsidR="005C5845">
        <w:t>multistable</w:t>
      </w:r>
      <w:proofErr w:type="spellEnd"/>
      <w:del w:id="72" w:author="Clay Cressler" w:date="2026-06-12T13:49:00Z" w16du:dateUtc="2026-06-12T18:49:00Z">
        <w:r w:rsidR="00F46D8A">
          <w:delText>,</w:delText>
        </w:r>
      </w:del>
      <w:ins w:id="73" w:author="Clay Cressler" w:date="2026-06-12T13:49:00Z" w16du:dateUtc="2026-06-12T18:49:00Z">
        <w:r w:rsidR="005C5845">
          <w:t xml:space="preserve"> (</w:t>
        </w:r>
        <w:proofErr w:type="spellStart"/>
        <w:r w:rsidR="005C5845">
          <w:t>Angeli</w:t>
        </w:r>
        <w:proofErr w:type="spellEnd"/>
        <w:r w:rsidR="005C5845">
          <w:t xml:space="preserve"> et al. 2004),</w:t>
        </w:r>
      </w:ins>
      <w:r w:rsidR="005C5845">
        <w:t xml:space="preserve"> meaning that multiple equilibria, representing distinct immunological and parasitological outcomes, are simultaneously stable</w:t>
      </w:r>
      <w:r w:rsidR="00E60C26">
        <w:t>. These outcomes</w:t>
      </w:r>
      <w:r w:rsidR="005C5845">
        <w:t xml:space="preserve"> includ</w:t>
      </w:r>
      <w:r w:rsidR="00E60C26">
        <w:t>e</w:t>
      </w:r>
      <w:r w:rsidR="005C5845">
        <w:t xml:space="preserve"> </w:t>
      </w:r>
      <w:r w:rsidR="00E60C26">
        <w:t xml:space="preserve">parasite clearance </w:t>
      </w:r>
      <w:r w:rsidR="005C5845">
        <w:t>by an appropriate immune response</w:t>
      </w:r>
      <w:r w:rsidR="00E60C26">
        <w:t xml:space="preserve"> and establishment of chronic infection </w:t>
      </w:r>
      <w:r w:rsidR="005C5845">
        <w:t>due to an inappropriate immune response. Critically, which outcome is reached by the system depends on the state of the immune system upon infection and the size of the parasite dose</w:t>
      </w:r>
      <w:del w:id="74" w:author="Clay Cressler" w:date="2026-06-12T13:49:00Z" w16du:dateUtc="2026-06-12T18:49:00Z">
        <w:r w:rsidR="0019070F">
          <w:delText>.</w:delText>
        </w:r>
      </w:del>
      <w:ins w:id="75" w:author="Clay Cressler" w:date="2026-06-12T13:49:00Z" w16du:dateUtc="2026-06-12T18:49:00Z">
        <w:r w:rsidR="005C5845">
          <w:t xml:space="preserve"> (</w:t>
        </w:r>
        <w:proofErr w:type="spellStart"/>
        <w:r w:rsidR="005C5845">
          <w:t>Cressler</w:t>
        </w:r>
        <w:proofErr w:type="spellEnd"/>
        <w:r w:rsidR="005C5845">
          <w:t xml:space="preserve"> et al. 2024).</w:t>
        </w:r>
      </w:ins>
      <w:r w:rsidR="005C5845">
        <w:t xml:space="preserve"> That is, within-host immune feedback mechanisms </w:t>
      </w:r>
      <w:del w:id="76" w:author="Clay Cressler" w:date="2026-06-12T13:49:00Z" w16du:dateUtc="2026-06-12T18:49:00Z">
        <w:r w:rsidR="0019070F">
          <w:delText xml:space="preserve">and </w:delText>
        </w:r>
        <w:commentRangeStart w:id="77"/>
        <w:commentRangeStart w:id="78"/>
        <w:r w:rsidR="0019070F">
          <w:delText xml:space="preserve">stochasticity </w:delText>
        </w:r>
        <w:commentRangeEnd w:id="77"/>
        <w:r w:rsidR="00A733B8">
          <w:rPr>
            <w:rStyle w:val="CommentReference"/>
            <w:sz w:val="24"/>
            <w:szCs w:val="24"/>
          </w:rPr>
          <w:commentReference w:id="77"/>
        </w:r>
        <w:commentRangeEnd w:id="78"/>
        <w:r w:rsidR="008E233A">
          <w:rPr>
            <w:rStyle w:val="CommentReference"/>
          </w:rPr>
          <w:commentReference w:id="78"/>
        </w:r>
      </w:del>
      <w:r w:rsidR="005C5845">
        <w:t xml:space="preserve">convert a fixed recovery rate into a host immune-state dependent probability of recovery. Given that initial </w:t>
      </w:r>
      <w:ins w:id="79" w:author="Clay Cressler" w:date="2026-06-12T13:49:00Z" w16du:dateUtc="2026-06-12T18:49:00Z">
        <w:r w:rsidR="005C5845">
          <w:t xml:space="preserve">parasite dose likely varies stochastically among hosts due to random differences in exposure, and initial </w:t>
        </w:r>
      </w:ins>
      <w:r w:rsidR="005C5845">
        <w:t xml:space="preserve">immune state likely varies </w:t>
      </w:r>
      <w:del w:id="80" w:author="Clay Cressler" w:date="2026-06-12T13:49:00Z" w16du:dateUtc="2026-06-12T18:49:00Z">
        <w:r w:rsidR="0019070F">
          <w:delText>tremendously</w:delText>
        </w:r>
      </w:del>
      <w:ins w:id="81" w:author="Clay Cressler" w:date="2026-06-12T13:49:00Z" w16du:dateUtc="2026-06-12T18:49:00Z">
        <w:r w:rsidR="005C5845">
          <w:t>stochastically</w:t>
        </w:r>
      </w:ins>
      <w:r w:rsidR="005C5845">
        <w:t xml:space="preserve"> </w:t>
      </w:r>
      <w:r w:rsidR="005C5845">
        <w:t xml:space="preserve">among hosts due to differences in immune history, for example, due to differences in prior exposure to commensal or pathogenic microbes, </w:t>
      </w:r>
      <w:r w:rsidR="005C5845" w:rsidRPr="00F85FBF">
        <w:t xml:space="preserve">then the </w:t>
      </w:r>
      <w:r w:rsidR="005C5845">
        <w:t>epidemiological</w:t>
      </w:r>
      <w:r w:rsidR="005C5845" w:rsidRPr="00F85FBF">
        <w:t xml:space="preserve"> consequences for prevalence and selection on </w:t>
      </w:r>
      <w:commentRangeStart w:id="82"/>
      <w:commentRangeStart w:id="83"/>
      <w:commentRangeStart w:id="84"/>
      <w:r w:rsidR="005C5845" w:rsidRPr="00F85FBF">
        <w:t>virulence</w:t>
      </w:r>
      <w:commentRangeEnd w:id="82"/>
      <w:r w:rsidR="00856911" w:rsidRPr="00F85FBF">
        <w:rPr>
          <w:rStyle w:val="CommentReference"/>
          <w:sz w:val="24"/>
          <w:szCs w:val="24"/>
        </w:rPr>
        <w:commentReference w:id="82"/>
      </w:r>
      <w:commentRangeEnd w:id="83"/>
      <w:r w:rsidR="00CF3B0F" w:rsidRPr="00F85FBF">
        <w:rPr>
          <w:rStyle w:val="CommentReference"/>
          <w:sz w:val="24"/>
          <w:szCs w:val="24"/>
        </w:rPr>
        <w:commentReference w:id="83"/>
      </w:r>
      <w:commentRangeEnd w:id="84"/>
      <w:r w:rsidR="00E170DF">
        <w:rPr>
          <w:rStyle w:val="CommentReference"/>
        </w:rPr>
        <w:commentReference w:id="84"/>
      </w:r>
      <w:r w:rsidR="005C5845" w:rsidRPr="00F85FBF">
        <w:t xml:space="preserve"> may differ sharply </w:t>
      </w:r>
      <w:del w:id="85" w:author="Clay Cressler" w:date="2026-06-12T13:49:00Z" w16du:dateUtc="2026-06-12T18:49:00Z">
        <w:r w:rsidR="0019070F" w:rsidRPr="00F85FBF">
          <w:delText>across immune landscapes.</w:delText>
        </w:r>
      </w:del>
      <w:ins w:id="86" w:author="Clay Cressler" w:date="2026-06-12T13:49:00Z" w16du:dateUtc="2026-06-12T18:49:00Z">
        <w:r w:rsidR="005C5845">
          <w:t xml:space="preserve">due simply to stochasticity. </w:t>
        </w:r>
      </w:ins>
    </w:p>
    <w:p w14:paraId="3CD556BC" w14:textId="77777777" w:rsidR="005C5845" w:rsidRDefault="005C5845" w:rsidP="005C5845"/>
    <w:p w14:paraId="5F6D476E" w14:textId="6CE61EBF" w:rsidR="005C5845" w:rsidRDefault="005C5845" w:rsidP="005C5845">
      <w:r>
        <w:lastRenderedPageBreak/>
        <w:t>To explore these consequences of immunological heterogeneities, we nest the within-host immune-parasite model into a simple SIS epidemiological framework and simulate the model as a stochastic individual-based model via a Gillespie algorithm</w:t>
      </w:r>
      <w:del w:id="87" w:author="Clay Cressler" w:date="2026-06-12T13:49:00Z" w16du:dateUtc="2026-06-12T18:49:00Z">
        <w:r w:rsidR="0019070F">
          <w:delText>.</w:delText>
        </w:r>
      </w:del>
      <w:ins w:id="88" w:author="Clay Cressler" w:date="2026-06-12T13:49:00Z" w16du:dateUtc="2026-06-12T18:49:00Z">
        <w:r>
          <w:t xml:space="preserve"> (DeLong &amp; </w:t>
        </w:r>
        <w:proofErr w:type="spellStart"/>
        <w:r>
          <w:t>Cressler</w:t>
        </w:r>
        <w:proofErr w:type="spellEnd"/>
        <w:r>
          <w:t xml:space="preserve"> 2023).</w:t>
        </w:r>
      </w:ins>
      <w:r>
        <w:t xml:space="preserve"> We consider the evolution of an extracellular parasite (</w:t>
      </w:r>
      <w:r w:rsidRPr="00906287">
        <w:rPr>
          <w:i/>
        </w:rPr>
        <w:t>e.g.</w:t>
      </w:r>
      <w:r>
        <w:t>, a gastrointestinal helminth</w:t>
      </w:r>
      <w:ins w:id="89" w:author="Clay Cressler" w:date="2026-06-12T13:49:00Z" w16du:dateUtc="2026-06-12T18:49:00Z">
        <w:r>
          <w:t xml:space="preserve"> parasite</w:t>
        </w:r>
      </w:ins>
      <w:r>
        <w:t xml:space="preserve">) that would be cleared by a Th2 immune response, but can potentially manipulate the host into mounting </w:t>
      </w:r>
      <w:del w:id="90" w:author="Clay Cressler" w:date="2026-06-12T13:49:00Z" w16du:dateUtc="2026-06-12T18:49:00Z">
        <w:r w:rsidR="00B739B4">
          <w:delText>a</w:delText>
        </w:r>
        <w:r w:rsidR="00C53238">
          <w:delText>n inappropriate</w:delText>
        </w:r>
      </w:del>
      <w:ins w:id="91" w:author="Clay Cressler" w:date="2026-06-12T13:49:00Z" w16du:dateUtc="2026-06-12T18:49:00Z">
        <w:r>
          <w:t>a</w:t>
        </w:r>
      </w:ins>
      <w:r>
        <w:t xml:space="preserve"> Th1 response</w:t>
      </w:r>
      <w:del w:id="92" w:author="Clay Cressler" w:date="2026-06-12T13:49:00Z" w16du:dateUtc="2026-06-12T18:49:00Z">
        <w:r w:rsidR="00B739B4">
          <w:delText>.</w:delText>
        </w:r>
        <w:r w:rsidR="00C53238">
          <w:delText xml:space="preserve"> </w:delText>
        </w:r>
        <w:commentRangeStart w:id="93"/>
        <w:r w:rsidR="00C53238">
          <w:delText>(Such</w:delText>
        </w:r>
      </w:del>
      <w:ins w:id="94" w:author="Clay Cressler" w:date="2026-06-12T13:49:00Z" w16du:dateUtc="2026-06-12T18:49:00Z">
        <w:r w:rsidR="00E60C26">
          <w:t>, an</w:t>
        </w:r>
      </w:ins>
      <w:r w:rsidR="00E60C26">
        <w:t xml:space="preserve"> immunomodulatory capability </w:t>
      </w:r>
      <w:ins w:id="95" w:author="Clay Cressler" w:date="2026-06-12T13:49:00Z" w16du:dateUtc="2026-06-12T18:49:00Z">
        <w:r w:rsidR="00E60C26">
          <w:t xml:space="preserve">that </w:t>
        </w:r>
      </w:ins>
      <w:r w:rsidR="00E60C26">
        <w:t>is common among helminths</w:t>
      </w:r>
      <w:r>
        <w:t xml:space="preserve"> </w:t>
      </w:r>
      <w:del w:id="96" w:author="Clay Cressler" w:date="2026-06-12T13:49:00Z" w16du:dateUtc="2026-06-12T18:49:00Z">
        <w:r w:rsidR="00C53238">
          <w:delText>[</w:delText>
        </w:r>
        <w:r w:rsidR="00C53238" w:rsidRPr="00744138">
          <w:rPr>
            <w:highlight w:val="yellow"/>
          </w:rPr>
          <w:delText>CITE</w:delText>
        </w:r>
      </w:del>
      <w:ins w:id="97" w:author="Clay Cressler" w:date="2026-06-12T13:49:00Z" w16du:dateUtc="2026-06-12T18:49:00Z">
        <w:r>
          <w:t>(Else et al. 1992; Bancroft et al. 2001;</w:t>
        </w:r>
      </w:ins>
      <w:r>
        <w:rPr>
          <w:rPrChange w:id="98" w:author="Clay Cressler" w:date="2026-06-12T13:49:00Z" w16du:dateUtc="2026-06-12T18:49:00Z">
            <w:rPr>
              <w:highlight w:val="yellow"/>
            </w:rPr>
          </w:rPrChange>
        </w:rPr>
        <w:t xml:space="preserve"> </w:t>
      </w:r>
      <w:proofErr w:type="spellStart"/>
      <w:r>
        <w:rPr>
          <w:rPrChange w:id="99" w:author="Clay Cressler" w:date="2026-06-12T13:49:00Z" w16du:dateUtc="2026-06-12T18:49:00Z">
            <w:rPr>
              <w:highlight w:val="yellow"/>
            </w:rPr>
          </w:rPrChange>
        </w:rPr>
        <w:t>Maizels</w:t>
      </w:r>
      <w:proofErr w:type="spellEnd"/>
      <w:r>
        <w:rPr>
          <w:rPrChange w:id="100" w:author="Clay Cressler" w:date="2026-06-12T13:49:00Z" w16du:dateUtc="2026-06-12T18:49:00Z">
            <w:rPr>
              <w:highlight w:val="yellow"/>
            </w:rPr>
          </w:rPrChange>
        </w:rPr>
        <w:t xml:space="preserve"> </w:t>
      </w:r>
      <w:del w:id="101" w:author="Clay Cressler" w:date="2026-06-12T13:49:00Z" w16du:dateUtc="2026-06-12T18:49:00Z">
        <w:r w:rsidR="00C53238" w:rsidRPr="00744138">
          <w:rPr>
            <w:highlight w:val="yellow"/>
          </w:rPr>
          <w:delText>&amp; Yazdanbakhsh 2003</w:delText>
        </w:r>
        <w:r w:rsidR="00C43321" w:rsidRPr="00744138">
          <w:rPr>
            <w:highlight w:val="yellow"/>
          </w:rPr>
          <w:delText xml:space="preserve"> Nat Rev Imm</w:delText>
        </w:r>
        <w:r w:rsidR="00C53238">
          <w:delText xml:space="preserve">].) </w:delText>
        </w:r>
        <w:commentRangeEnd w:id="93"/>
        <w:r w:rsidR="00C53238">
          <w:rPr>
            <w:rStyle w:val="CommentReference"/>
          </w:rPr>
          <w:commentReference w:id="93"/>
        </w:r>
      </w:del>
      <w:ins w:id="102" w:author="Clay Cressler" w:date="2026-06-12T13:49:00Z" w16du:dateUtc="2026-06-12T18:49:00Z">
        <w:r>
          <w:t xml:space="preserve">et al. 2018). </w:t>
        </w:r>
      </w:ins>
      <w:r>
        <w:t xml:space="preserve">Critically, </w:t>
      </w:r>
      <w:del w:id="103" w:author="Clay Cressler" w:date="2026-06-12T13:49:00Z" w16du:dateUtc="2026-06-12T18:49:00Z">
        <w:r w:rsidR="00B739B4">
          <w:delText>we allow</w:delText>
        </w:r>
        <w:r w:rsidR="0019070F">
          <w:delText xml:space="preserve"> </w:delText>
        </w:r>
      </w:del>
      <w:r>
        <w:t xml:space="preserve">each host’s immune state upon infection </w:t>
      </w:r>
      <w:del w:id="104" w:author="Clay Cressler" w:date="2026-06-12T13:49:00Z" w16du:dateUtc="2026-06-12T18:49:00Z">
        <w:r w:rsidR="00B739B4">
          <w:delText>to be</w:delText>
        </w:r>
      </w:del>
      <w:ins w:id="105" w:author="Clay Cressler" w:date="2026-06-12T13:49:00Z" w16du:dateUtc="2026-06-12T18:49:00Z">
        <w:r w:rsidR="00A401F7">
          <w:t>is</w:t>
        </w:r>
      </w:ins>
      <w:r>
        <w:t xml:space="preserve"> drawn from a probability distribution. This reflects heterogeneity in immune history among individual </w:t>
      </w:r>
      <w:proofErr w:type="gramStart"/>
      <w:r>
        <w:t>hosts, but</w:t>
      </w:r>
      <w:proofErr w:type="gramEnd"/>
      <w:r>
        <w:t xml:space="preserve"> creates the potential for distinct immune landscapes for the parasite</w:t>
      </w:r>
      <w:del w:id="106" w:author="Clay Cressler" w:date="2026-06-12T13:49:00Z" w16du:dateUtc="2026-06-12T18:49:00Z">
        <w:r w:rsidR="00B739B4">
          <w:delText>.</w:delText>
        </w:r>
      </w:del>
      <w:ins w:id="107" w:author="Clay Cressler" w:date="2026-06-12T13:49:00Z" w16du:dateUtc="2026-06-12T18:49:00Z">
        <w:r>
          <w:t xml:space="preserve"> due entirely to stochasticity in immunity.</w:t>
        </w:r>
      </w:ins>
      <w:r>
        <w:t xml:space="preserve"> </w:t>
      </w:r>
      <w:commentRangeStart w:id="108"/>
      <w:r>
        <w:t>To vary the population-level immune landscape</w:t>
      </w:r>
      <w:commentRangeEnd w:id="108"/>
      <w:r w:rsidR="0012724F">
        <w:rPr>
          <w:rStyle w:val="CommentReference"/>
          <w:sz w:val="24"/>
          <w:szCs w:val="24"/>
        </w:rPr>
        <w:commentReference w:id="108"/>
      </w:r>
      <w:r>
        <w:t xml:space="preserve"> the parasite is experiencing, we vary the probability distribution for the immune state, varying it from being Th1-biased to Th2-biased. </w:t>
      </w:r>
    </w:p>
    <w:p w14:paraId="7E5A3EB1" w14:textId="77777777" w:rsidR="005C5845" w:rsidRDefault="005C5845" w:rsidP="005C5845"/>
    <w:p w14:paraId="6724168B" w14:textId="43C881A6" w:rsidR="005C5845" w:rsidRDefault="005C5845" w:rsidP="005C5845">
      <w:r>
        <w:t xml:space="preserve">At the same time, we allow parasite virulence to evolve, to understand how the immune landscape creates distinct epidemiological and evolutionary outcomes. We show that Th1-biased landscapes lead to high prevalence and the evolution of very low virulence as parasites evolve to maximize infection duration, whereas Th2-biased landscapes lead to low prevalence and the evolution of high virulence as parasites evolve to maximize parasite abundance and transmission. Finally, we use a simplified adaptive dynamics analysis to show that the key evolutionary driver of these differences is the probability of </w:t>
      </w:r>
      <w:del w:id="109" w:author="Clay Cressler" w:date="2026-06-12T13:49:00Z" w16du:dateUtc="2026-06-12T18:49:00Z">
        <w:r w:rsidR="00B739B4">
          <w:delText>clearance</w:delText>
        </w:r>
        <w:r w:rsidR="00C64191">
          <w:delText xml:space="preserve"> </w:delText>
        </w:r>
        <w:commentRangeStart w:id="110"/>
        <w:r w:rsidR="00C64191">
          <w:delText>(</w:delText>
        </w:r>
        <w:r w:rsidR="00C64191" w:rsidRPr="00744138">
          <w:rPr>
            <w:i/>
            <w:iCs/>
          </w:rPr>
          <w:delText>i.e.</w:delText>
        </w:r>
        <w:r w:rsidR="00C64191">
          <w:delText xml:space="preserve">, </w:delText>
        </w:r>
      </w:del>
      <w:r w:rsidR="00C4213F">
        <w:t>recovery</w:t>
      </w:r>
      <w:del w:id="111" w:author="Clay Cressler" w:date="2026-06-12T13:49:00Z" w16du:dateUtc="2026-06-12T18:49:00Z">
        <w:r w:rsidR="00C64191">
          <w:delText xml:space="preserve"> rate)</w:delText>
        </w:r>
        <w:r w:rsidR="00B739B4">
          <w:delText xml:space="preserve">. </w:delText>
        </w:r>
        <w:commentRangeEnd w:id="110"/>
        <w:r w:rsidR="00102382" w:rsidRPr="00F85FBF">
          <w:rPr>
            <w:rStyle w:val="CommentReference"/>
            <w:sz w:val="24"/>
            <w:szCs w:val="24"/>
          </w:rPr>
          <w:commentReference w:id="110"/>
        </w:r>
      </w:del>
      <w:ins w:id="112" w:author="Clay Cressler" w:date="2026-06-12T13:49:00Z" w16du:dateUtc="2026-06-12T18:49:00Z">
        <w:r>
          <w:t xml:space="preserve">.  </w:t>
        </w:r>
      </w:ins>
      <w:r w:rsidRPr="00F85FBF">
        <w:t xml:space="preserve">Taken together, these results suggest that host immunological heterogeneity and within-host </w:t>
      </w:r>
      <w:r>
        <w:t>interactions</w:t>
      </w:r>
      <w:r w:rsidRPr="00F85FBF">
        <w:t xml:space="preserve"> can </w:t>
      </w:r>
      <w:r>
        <w:t>alter</w:t>
      </w:r>
      <w:r w:rsidRPr="00F85FBF">
        <w:t xml:space="preserve"> both epidemic outcomes and the </w:t>
      </w:r>
      <w:r>
        <w:t>evolution</w:t>
      </w:r>
      <w:r w:rsidRPr="00F85FBF">
        <w:t xml:space="preserve"> of virulence</w:t>
      </w:r>
      <w:r>
        <w:t xml:space="preserve"> </w:t>
      </w:r>
      <w:r w:rsidRPr="00F85FBF">
        <w:t xml:space="preserve">by altering not just mean infection duration, but the </w:t>
      </w:r>
      <w:r w:rsidRPr="00B739B4">
        <w:t>distribution</w:t>
      </w:r>
      <w:r w:rsidRPr="00F85FBF">
        <w:t xml:space="preserve"> of </w:t>
      </w:r>
      <w:commentRangeStart w:id="113"/>
      <w:r w:rsidRPr="00F85FBF">
        <w:t>infection fates</w:t>
      </w:r>
      <w:commentRangeEnd w:id="113"/>
      <w:r w:rsidR="00FF5DF2" w:rsidRPr="00F85FBF">
        <w:rPr>
          <w:rStyle w:val="CommentReference"/>
          <w:sz w:val="24"/>
          <w:szCs w:val="24"/>
        </w:rPr>
        <w:commentReference w:id="113"/>
      </w:r>
      <w:r w:rsidRPr="00F85FBF">
        <w:t xml:space="preserve"> (acute vs chronic) across hosts</w:t>
      </w:r>
      <w:r>
        <w:t>.</w:t>
      </w:r>
    </w:p>
    <w:p w14:paraId="6E81B147" w14:textId="77777777" w:rsidR="005C5845" w:rsidRDefault="005C5845" w:rsidP="005C5845"/>
    <w:p w14:paraId="007AE862" w14:textId="77777777" w:rsidR="005C5845" w:rsidRDefault="005C5845" w:rsidP="005C5845">
      <w:pPr>
        <w:rPr>
          <w:b/>
          <w:bCs/>
        </w:rPr>
      </w:pPr>
      <w:r>
        <w:rPr>
          <w:b/>
          <w:bCs/>
        </w:rPr>
        <w:t>Methods</w:t>
      </w:r>
    </w:p>
    <w:p w14:paraId="0631A72F" w14:textId="653DC72C" w:rsidR="005C5845" w:rsidRDefault="005C5845" w:rsidP="005C5845">
      <w:r>
        <w:t xml:space="preserve">To study the epidemiological and evolutionary consequences of stochasticity in host immune state, we nest a within-host model of the interaction </w:t>
      </w:r>
      <w:commentRangeStart w:id="114"/>
      <w:commentRangeStart w:id="115"/>
      <w:r>
        <w:t xml:space="preserve">between an extracellular parasite, such as a gastrointestinal helminth, </w:t>
      </w:r>
      <w:commentRangeEnd w:id="114"/>
      <w:r w:rsidR="00B8291C">
        <w:rPr>
          <w:rStyle w:val="CommentReference"/>
          <w:sz w:val="24"/>
          <w:szCs w:val="24"/>
        </w:rPr>
        <w:commentReference w:id="114"/>
      </w:r>
      <w:commentRangeEnd w:id="115"/>
      <w:r w:rsidR="00125836">
        <w:rPr>
          <w:rStyle w:val="CommentReference"/>
          <w:sz w:val="24"/>
          <w:szCs w:val="24"/>
        </w:rPr>
        <w:commentReference w:id="115"/>
      </w:r>
      <w:r>
        <w:t>and the adaptive immune system (</w:t>
      </w:r>
      <w:proofErr w:type="spellStart"/>
      <w:r>
        <w:t>Cressler</w:t>
      </w:r>
      <w:proofErr w:type="spellEnd"/>
      <w:r>
        <w:t xml:space="preserve"> et al. 2024) into a simple susceptible-infected-susceptible (SIS) epidemiological model. The SIS framework is appropriate for such parasites, as some hosts become chronically infected and </w:t>
      </w:r>
      <w:commentRangeStart w:id="116"/>
      <w:commentRangeStart w:id="117"/>
      <w:r>
        <w:t>recovery does not typically lead to long-lasting immunity</w:t>
      </w:r>
      <w:commentRangeEnd w:id="116"/>
      <w:del w:id="118" w:author="Clay Cressler" w:date="2026-06-12T13:49:00Z" w16du:dateUtc="2026-06-12T18:49:00Z">
        <w:r w:rsidR="001B6B24">
          <w:rPr>
            <w:rStyle w:val="CommentReference"/>
            <w:sz w:val="24"/>
            <w:szCs w:val="24"/>
          </w:rPr>
          <w:commentReference w:id="116"/>
        </w:r>
        <w:commentRangeEnd w:id="117"/>
        <w:r w:rsidR="002A68AA">
          <w:rPr>
            <w:rStyle w:val="CommentReference"/>
            <w:sz w:val="24"/>
            <w:szCs w:val="24"/>
          </w:rPr>
          <w:commentReference w:id="117"/>
        </w:r>
        <w:r w:rsidR="00F7149B">
          <w:delText>.</w:delText>
        </w:r>
      </w:del>
      <w:ins w:id="119" w:author="Clay Cressler" w:date="2026-06-12T13:49:00Z" w16du:dateUtc="2026-06-12T18:49:00Z">
        <w:r>
          <w:t>, such that reinfection is common (</w:t>
        </w:r>
        <w:proofErr w:type="spellStart"/>
        <w:r>
          <w:t>Grencis</w:t>
        </w:r>
        <w:proofErr w:type="spellEnd"/>
        <w:r>
          <w:t xml:space="preserve"> 2015).</w:t>
        </w:r>
      </w:ins>
      <w:r>
        <w:t xml:space="preserve"> </w:t>
      </w:r>
      <w:r w:rsidRPr="00BF54E6">
        <w:t>We use a Gillespie algorithm to stochastically simulate coupled within-host and between-host dynamics</w:t>
      </w:r>
      <w:r>
        <w:t xml:space="preserve">, leading to a stochastic, individual-based model with an underlying deterministic skeleton (DeLong and </w:t>
      </w:r>
      <w:proofErr w:type="spellStart"/>
      <w:r>
        <w:t>Cressler</w:t>
      </w:r>
      <w:proofErr w:type="spellEnd"/>
      <w:r>
        <w:t xml:space="preserve"> 2023)</w:t>
      </w:r>
      <w:r w:rsidRPr="00BF54E6">
        <w:t>.</w:t>
      </w:r>
      <w:r>
        <w:t xml:space="preserve"> The underlying deterministic within-host model we consider is:</w:t>
      </w:r>
    </w:p>
    <w:p w14:paraId="39E776AA" w14:textId="77777777" w:rsidR="005C5845" w:rsidRDefault="005C5845" w:rsidP="005C5845"/>
    <w:p w14:paraId="7FC02CC1" w14:textId="77777777" w:rsidR="005C5845" w:rsidRDefault="005C5845" w:rsidP="005C5845">
      <w:pPr>
        <w:jc w:val="both"/>
        <w:rPr>
          <w:rFonts w:ascii="Arial" w:hAnsi="Arial" w:cs="Arial"/>
          <w:sz w:val="22"/>
          <w:szCs w:val="22"/>
          <w:lang w:val="en-GB"/>
        </w:rPr>
      </w:pPr>
    </w:p>
    <w:tbl>
      <w:tblPr>
        <w:tblStyle w:val="TableGrid"/>
        <w:tblW w:w="0" w:type="auto"/>
        <w:tblLook w:val="04A0" w:firstRow="1" w:lastRow="0" w:firstColumn="1" w:lastColumn="0" w:noHBand="0" w:noVBand="1"/>
      </w:tblPr>
      <w:tblGrid>
        <w:gridCol w:w="8865"/>
        <w:gridCol w:w="485"/>
      </w:tblGrid>
      <w:tr w:rsidR="005C5845" w14:paraId="62A16B78" w14:textId="77777777" w:rsidTr="00906287">
        <w:tc>
          <w:tcPr>
            <w:tcW w:w="8905" w:type="dxa"/>
          </w:tcPr>
          <w:p w14:paraId="0A81F6A1" w14:textId="77777777" w:rsidR="005C5845" w:rsidRPr="00C47D5D" w:rsidRDefault="005C5845" w:rsidP="00906287">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1</m:t>
                            </m:r>
                          </m:sub>
                        </m:sSub>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External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1</m:t>
                                </m:r>
                              </m:sub>
                            </m:sSub>
                            <m:r>
                              <w:rPr>
                                <w:rFonts w:ascii="Cambria Math" w:hAnsi="Cambria Math" w:cs="Arial"/>
                                <w:sz w:val="22"/>
                                <w:szCs w:val="22"/>
                                <w:lang w:val="en-GB"/>
                              </w:rPr>
                              <m:t>+P</m:t>
                            </m:r>
                          </m:den>
                        </m:f>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 xml:space="preserve">Parasite </m:t>
                        </m:r>
                      </m:e>
                      <m:e>
                        <m:r>
                          <m:rPr>
                            <m:sty m:val="p"/>
                          </m:rPr>
                          <w:rPr>
                            <w:rFonts w:ascii="Cambria Math" w:hAnsi="Cambria Math" w:cs="Arial"/>
                            <w:sz w:val="22"/>
                            <w:szCs w:val="22"/>
                            <w:lang w:val="en-GB"/>
                          </w:rPr>
                          <m:t>activation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1</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1</m:t>
                                    </m:r>
                                  </m:sub>
                                  <m:sup>
                                    <m:r>
                                      <w:rPr>
                                        <w:rFonts w:ascii="Cambria Math" w:hAnsi="Cambria Math" w:cs="Arial"/>
                                        <w:sz w:val="22"/>
                                        <w:szCs w:val="22"/>
                                        <w:lang w:val="en-GB"/>
                                      </w:rPr>
                                      <m:t>p</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1</m:t>
                                    </m:r>
                                  </m:sub>
                                  <m:sup>
                                    <m:r>
                                      <w:rPr>
                                        <w:rFonts w:ascii="Cambria Math" w:hAnsi="Cambria Math" w:cs="Arial"/>
                                        <w:sz w:val="22"/>
                                        <w:szCs w:val="22"/>
                                        <w:lang w:val="en-GB"/>
                                      </w:rPr>
                                      <m:t>2</m:t>
                                    </m:r>
                                  </m:sup>
                                </m:sSubSup>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Self-</m:t>
                        </m:r>
                      </m:e>
                      <m:e>
                        <m:r>
                          <m:rPr>
                            <m:sty m:val="p"/>
                          </m:rPr>
                          <w:rPr>
                            <w:rFonts w:ascii="Cambria Math" w:hAnsi="Cambria Math" w:cs="Arial"/>
                            <w:sz w:val="22"/>
                            <w:szCs w:val="22"/>
                            <w:lang w:val="en-GB"/>
                          </w:rPr>
                          <m:t>activation</m:t>
                        </m:r>
                      </m:e>
                    </m:eqArr>
                  </m:lim>
                </m:limLow>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12</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den>
                            </m:f>
                          </m:e>
                        </m:d>
                      </m:e>
                    </m:groupChr>
                    <m:ctrlPr>
                      <w:rPr>
                        <w:rFonts w:ascii="Cambria Math" w:hAnsi="Cambria Math" w:cs="Arial"/>
                        <w:iCs/>
                        <w:sz w:val="22"/>
                        <w:szCs w:val="22"/>
                        <w:lang w:val="en-GB"/>
                      </w:rPr>
                    </m:ctrlPr>
                  </m:e>
                  <m:lim>
                    <m:eqArr>
                      <m:eqArrPr>
                        <m:ctrlPr>
                          <w:rPr>
                            <w:rFonts w:ascii="Cambria Math" w:hAnsi="Cambria Math" w:cs="Arial"/>
                            <w:iCs/>
                            <w:sz w:val="22"/>
                            <w:szCs w:val="22"/>
                            <w:lang w:val="en-GB"/>
                          </w:rPr>
                        </m:ctrlPr>
                      </m:eqArrPr>
                      <m:e>
                        <m:r>
                          <m:rPr>
                            <m:sty m:val="p"/>
                          </m:rPr>
                          <w:rPr>
                            <w:rFonts w:ascii="Cambria Math" w:hAnsi="Cambria Math" w:cs="Arial"/>
                            <w:sz w:val="22"/>
                            <w:szCs w:val="22"/>
                            <w:lang w:val="en-GB"/>
                          </w:rPr>
                          <m:t>Cross-</m:t>
                        </m:r>
                      </m:e>
                      <m:e>
                        <m:r>
                          <m:rPr>
                            <m:sty m:val="p"/>
                          </m:rPr>
                          <w:rPr>
                            <w:rFonts w:ascii="Cambria Math" w:hAnsi="Cambria Math" w:cs="Arial"/>
                            <w:sz w:val="22"/>
                            <w:szCs w:val="22"/>
                            <w:lang w:val="en-GB"/>
                          </w:rPr>
                          <m:t>inhibition</m:t>
                        </m:r>
                      </m:e>
                    </m:eqAr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e>
                    </m:groupChr>
                  </m:e>
                  <m:lim>
                    <m:r>
                      <m:rPr>
                        <m:sty m:val="p"/>
                      </m:rPr>
                      <w:rPr>
                        <w:rFonts w:ascii="Cambria Math" w:hAnsi="Cambria Math" w:cs="Arial"/>
                        <w:sz w:val="22"/>
                        <w:szCs w:val="22"/>
                        <w:lang w:val="en-GB"/>
                      </w:rPr>
                      <m:t>Apoptosis</m:t>
                    </m:r>
                  </m:lim>
                </m:limLow>
              </m:oMath>
            </m:oMathPara>
          </w:p>
          <w:p w14:paraId="36DF448C" w14:textId="77777777" w:rsidR="005C5845" w:rsidRDefault="005C5845" w:rsidP="00906287">
            <w:pPr>
              <w:jc w:val="both"/>
              <w:rPr>
                <w:rFonts w:ascii="Arial" w:hAnsi="Arial" w:cs="Arial"/>
                <w:sz w:val="22"/>
                <w:szCs w:val="22"/>
                <w:lang w:val="en-GB"/>
              </w:rPr>
            </w:pPr>
          </w:p>
          <w:p w14:paraId="2E558255" w14:textId="77777777" w:rsidR="005C5845" w:rsidRPr="00830364" w:rsidRDefault="005C5845" w:rsidP="00906287">
            <w:pPr>
              <w:jc w:val="both"/>
              <w:rPr>
                <w:rFonts w:ascii="Arial"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num>
                  <m:den>
                    <m:r>
                      <w:rPr>
                        <w:rFonts w:ascii="Cambria Math" w:hAnsi="Cambria Math" w:cs="Arial"/>
                        <w:sz w:val="22"/>
                        <w:szCs w:val="22"/>
                        <w:lang w:val="en-GB"/>
                      </w:rPr>
                      <m:t>dt</m:t>
                    </m:r>
                  </m:den>
                </m:f>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b</m:t>
                    </m:r>
                  </m:e>
                  <m:sub>
                    <m:r>
                      <w:rPr>
                        <w:rFonts w:ascii="Cambria Math" w:hAnsi="Cambria Math" w:cs="Arial"/>
                        <w:sz w:val="22"/>
                        <w:szCs w:val="22"/>
                        <w:lang w:val="en-GB"/>
                      </w:rPr>
                      <m:t>2</m:t>
                    </m:r>
                  </m:sub>
                </m:sSub>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C</m:t>
                        </m:r>
                      </m:e>
                      <m:sub>
                        <m:r>
                          <w:rPr>
                            <w:rFonts w:ascii="Cambria Math" w:hAnsi="Cambria Math" w:cs="Arial"/>
                            <w:sz w:val="22"/>
                            <w:szCs w:val="22"/>
                            <w:lang w:val="en-GB"/>
                          </w:rPr>
                          <m:t>2</m:t>
                        </m:r>
                      </m:sub>
                    </m:sSub>
                    <m:r>
                      <w:rPr>
                        <w:rFonts w:ascii="Cambria Math" w:hAnsi="Cambria Math" w:cs="Arial"/>
                        <w:sz w:val="22"/>
                        <w:szCs w:val="22"/>
                        <w:lang w:val="en-GB"/>
                      </w:rPr>
                      <m:t>+P</m:t>
                    </m:r>
                  </m:den>
                </m:f>
                <m:r>
                  <w:rPr>
                    <w:rFonts w:ascii="Cambria Math" w:hAnsi="Cambria Math" w:cs="Arial"/>
                    <w:sz w:val="22"/>
                    <w:szCs w:val="22"/>
                    <w:lang w:val="en-GB"/>
                  </w:rPr>
                  <m:t>+</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s</m:t>
                        </m:r>
                      </m:e>
                      <m:sub>
                        <m:r>
                          <w:rPr>
                            <w:rFonts w:ascii="Cambria Math" w:hAnsi="Cambria Math" w:cs="Arial"/>
                            <w:sz w:val="22"/>
                            <w:szCs w:val="22"/>
                            <w:lang w:val="en-GB"/>
                          </w:rPr>
                          <m:t>2</m:t>
                        </m:r>
                      </m:sub>
                    </m:sSub>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num>
                  <m:den>
                    <m:sSubSup>
                      <m:sSubSupPr>
                        <m:ctrlPr>
                          <w:rPr>
                            <w:rFonts w:ascii="Cambria Math" w:hAnsi="Cambria Math" w:cs="Arial"/>
                            <w:i/>
                            <w:sz w:val="22"/>
                            <w:szCs w:val="22"/>
                            <w:lang w:val="en-GB"/>
                          </w:rPr>
                        </m:ctrlPr>
                      </m:sSubSupPr>
                      <m:e>
                        <m:r>
                          <w:rPr>
                            <w:rFonts w:ascii="Cambria Math" w:hAnsi="Cambria Math" w:cs="Arial"/>
                            <w:sz w:val="22"/>
                            <w:szCs w:val="22"/>
                            <w:lang w:val="en-GB"/>
                          </w:rPr>
                          <m:t>S</m:t>
                        </m:r>
                      </m:e>
                      <m:sub>
                        <m:r>
                          <w:rPr>
                            <w:rFonts w:ascii="Cambria Math" w:hAnsi="Cambria Math" w:cs="Arial"/>
                            <w:sz w:val="22"/>
                            <w:szCs w:val="22"/>
                            <w:lang w:val="en-GB"/>
                          </w:rPr>
                          <m:t>2</m:t>
                        </m:r>
                      </m:sub>
                      <m:sup>
                        <m:r>
                          <w:rPr>
                            <w:rFonts w:ascii="Cambria Math" w:hAnsi="Cambria Math" w:cs="Arial"/>
                            <w:sz w:val="22"/>
                            <w:szCs w:val="22"/>
                            <w:lang w:val="en-GB"/>
                          </w:rPr>
                          <m:t>2</m:t>
                        </m:r>
                      </m:sup>
                    </m:sSubSup>
                    <m:r>
                      <w:rPr>
                        <w:rFonts w:ascii="Cambria Math" w:hAnsi="Cambria Math" w:cs="Arial"/>
                        <w:sz w:val="22"/>
                        <w:szCs w:val="22"/>
                        <w:lang w:val="en-GB"/>
                      </w:rPr>
                      <m:t>+</m:t>
                    </m:r>
                    <m:sSubSup>
                      <m:sSubSupPr>
                        <m:ctrlPr>
                          <w:rPr>
                            <w:rFonts w:ascii="Cambria Math" w:hAnsi="Cambria Math" w:cs="Arial"/>
                            <w:i/>
                            <w:sz w:val="22"/>
                            <w:szCs w:val="22"/>
                            <w:lang w:val="en-GB"/>
                          </w:rPr>
                        </m:ctrlPr>
                      </m:sSubSupPr>
                      <m:e>
                        <m:r>
                          <w:rPr>
                            <w:rFonts w:ascii="Cambria Math" w:hAnsi="Cambria Math" w:cs="Arial"/>
                            <w:sz w:val="22"/>
                            <w:szCs w:val="22"/>
                            <w:lang w:val="en-GB"/>
                          </w:rPr>
                          <m:t>T</m:t>
                        </m:r>
                      </m:e>
                      <m:sub>
                        <m:r>
                          <w:rPr>
                            <w:rFonts w:ascii="Cambria Math" w:hAnsi="Cambria Math" w:cs="Arial"/>
                            <w:sz w:val="22"/>
                            <w:szCs w:val="22"/>
                            <w:lang w:val="en-GB"/>
                          </w:rPr>
                          <m:t>2</m:t>
                        </m:r>
                      </m:sub>
                      <m:sup>
                        <m:r>
                          <w:rPr>
                            <w:rFonts w:ascii="Cambria Math" w:hAnsi="Cambria Math" w:cs="Arial"/>
                            <w:sz w:val="22"/>
                            <w:szCs w:val="22"/>
                            <w:lang w:val="en-GB"/>
                          </w:rPr>
                          <m:t>2</m:t>
                        </m:r>
                      </m:sup>
                    </m:sSubSup>
                  </m:den>
                </m:f>
                <m:r>
                  <w:rPr>
                    <w:rFonts w:ascii="Cambria Math" w:hAnsi="Cambria Math" w:cs="Arial"/>
                    <w:sz w:val="22"/>
                    <w:szCs w:val="22"/>
                    <w:lang w:val="en-GB"/>
                  </w:rPr>
                  <m:t xml:space="preserve"> </m:t>
                </m:r>
                <m:f>
                  <m:fPr>
                    <m:ctrlPr>
                      <w:rPr>
                        <w:rFonts w:ascii="Cambria Math" w:hAnsi="Cambria Math" w:cs="Arial"/>
                        <w:i/>
                        <w:sz w:val="22"/>
                        <w:szCs w:val="22"/>
                        <w:lang w:val="en-GB"/>
                      </w:rPr>
                    </m:ctrlPr>
                  </m:fPr>
                  <m:num>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num>
                  <m:den>
                    <m:sSub>
                      <m:sSubPr>
                        <m:ctrlPr>
                          <w:rPr>
                            <w:rFonts w:ascii="Cambria Math" w:hAnsi="Cambria Math" w:cs="Arial"/>
                            <w:i/>
                            <w:sz w:val="22"/>
                            <w:szCs w:val="22"/>
                            <w:lang w:val="en-GB"/>
                          </w:rPr>
                        </m:ctrlPr>
                      </m:sSubPr>
                      <m:e>
                        <m:r>
                          <w:rPr>
                            <w:rFonts w:ascii="Cambria Math" w:hAnsi="Cambria Math" w:cs="Arial"/>
                            <w:sz w:val="22"/>
                            <w:szCs w:val="22"/>
                            <w:lang w:val="en-GB"/>
                          </w:rPr>
                          <m:t>I</m:t>
                        </m:r>
                      </m:e>
                      <m:sub>
                        <m:r>
                          <w:rPr>
                            <w:rFonts w:ascii="Cambria Math" w:hAnsi="Cambria Math" w:cs="Arial"/>
                            <w:sz w:val="22"/>
                            <w:szCs w:val="22"/>
                            <w:lang w:val="en-GB"/>
                          </w:rPr>
                          <m:t>21</m:t>
                        </m:r>
                      </m:sub>
                    </m:sSub>
                    <m:r>
                      <w:rPr>
                        <w:rFonts w:ascii="Cambria Math" w:hAnsi="Cambria Math" w:cs="Arial"/>
                        <w:sz w:val="22"/>
                        <w:szCs w:val="22"/>
                        <w:lang w:val="en-GB"/>
                      </w:rPr>
                      <m:t>+</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1</m:t>
                        </m:r>
                      </m:sub>
                    </m:sSub>
                  </m:den>
                </m:f>
                <m:r>
                  <w:rPr>
                    <w:rFonts w:ascii="Cambria Math" w:hAnsi="Cambria Math" w:cs="Arial"/>
                    <w:sz w:val="22"/>
                    <w:szCs w:val="22"/>
                    <w:lang w:val="en-GB"/>
                  </w:rPr>
                  <m:t>-m</m:t>
                </m:r>
                <m:sSub>
                  <m:sSubPr>
                    <m:ctrlPr>
                      <w:rPr>
                        <w:rFonts w:ascii="Cambria Math" w:hAnsi="Cambria Math" w:cs="Arial"/>
                        <w:i/>
                        <w:sz w:val="22"/>
                        <w:szCs w:val="22"/>
                        <w:lang w:val="en-GB"/>
                      </w:rPr>
                    </m:ctrlPr>
                  </m:sSubPr>
                  <m:e>
                    <m:r>
                      <w:rPr>
                        <w:rFonts w:ascii="Cambria Math" w:hAnsi="Cambria Math" w:cs="Arial"/>
                        <w:sz w:val="22"/>
                        <w:szCs w:val="22"/>
                        <w:lang w:val="en-GB"/>
                      </w:rPr>
                      <m:t>T</m:t>
                    </m:r>
                  </m:e>
                  <m:sub>
                    <m:r>
                      <w:rPr>
                        <w:rFonts w:ascii="Cambria Math" w:hAnsi="Cambria Math" w:cs="Arial"/>
                        <w:sz w:val="22"/>
                        <w:szCs w:val="22"/>
                        <w:lang w:val="en-GB"/>
                      </w:rPr>
                      <m:t>2</m:t>
                    </m:r>
                  </m:sub>
                </m:sSub>
              </m:oMath>
            </m:oMathPara>
          </w:p>
          <w:p w14:paraId="2175B7B2" w14:textId="77777777" w:rsidR="005C5845" w:rsidRDefault="005C5845" w:rsidP="00906287">
            <w:pPr>
              <w:jc w:val="both"/>
              <w:rPr>
                <w:rFonts w:ascii="Arial" w:hAnsi="Arial" w:cs="Arial"/>
                <w:sz w:val="22"/>
                <w:szCs w:val="22"/>
                <w:lang w:val="en-GB"/>
              </w:rPr>
            </w:pPr>
          </w:p>
          <w:p w14:paraId="3C14DFB6" w14:textId="77777777" w:rsidR="005C5845" w:rsidRPr="001D3A81" w:rsidRDefault="005C5845" w:rsidP="00906287">
            <w:pPr>
              <w:jc w:val="both"/>
              <w:rPr>
                <w:rFonts w:ascii="Arial" w:eastAsiaTheme="minorEastAsia" w:hAnsi="Arial" w:cs="Arial"/>
                <w:sz w:val="22"/>
                <w:szCs w:val="22"/>
                <w:lang w:val="en-GB"/>
              </w:rPr>
            </w:pPr>
            <m:oMathPara>
              <m:oMath>
                <m:f>
                  <m:fPr>
                    <m:ctrlPr>
                      <w:rPr>
                        <w:rFonts w:ascii="Cambria Math" w:hAnsi="Cambria Math" w:cs="Arial"/>
                        <w:i/>
                        <w:sz w:val="22"/>
                        <w:szCs w:val="22"/>
                        <w:lang w:val="en-GB"/>
                      </w:rPr>
                    </m:ctrlPr>
                  </m:fPr>
                  <m:num>
                    <m:r>
                      <w:rPr>
                        <w:rFonts w:ascii="Cambria Math" w:hAnsi="Cambria Math" w:cs="Arial"/>
                        <w:sz w:val="22"/>
                        <w:szCs w:val="22"/>
                        <w:lang w:val="en-GB"/>
                      </w:rPr>
                      <m:t>dP</m:t>
                    </m:r>
                  </m:num>
                  <m:den>
                    <m:r>
                      <w:rPr>
                        <w:rFonts w:ascii="Cambria Math" w:hAnsi="Cambria Math" w:cs="Arial"/>
                        <w:sz w:val="22"/>
                        <w:szCs w:val="22"/>
                        <w:lang w:val="en-GB"/>
                      </w:rPr>
                      <m:t>dt</m:t>
                    </m:r>
                  </m:den>
                </m:f>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r</m:t>
                        </m:r>
                        <m:d>
                          <m:dPr>
                            <m:ctrlPr>
                              <w:rPr>
                                <w:rFonts w:ascii="Cambria Math" w:hAnsi="Cambria Math" w:cs="Arial"/>
                                <w:i/>
                                <w:sz w:val="22"/>
                                <w:szCs w:val="22"/>
                                <w:lang w:val="en-GB"/>
                              </w:rPr>
                            </m:ctrlPr>
                          </m:dPr>
                          <m:e>
                            <m:f>
                              <m:fPr>
                                <m:ctrlPr>
                                  <w:rPr>
                                    <w:rFonts w:ascii="Cambria Math" w:hAnsi="Cambria Math" w:cs="Arial"/>
                                    <w:i/>
                                    <w:sz w:val="22"/>
                                    <w:szCs w:val="22"/>
                                    <w:lang w:val="en-GB"/>
                                  </w:rPr>
                                </m:ctrlPr>
                              </m:fPr>
                              <m:num>
                                <m:r>
                                  <w:rPr>
                                    <w:rFonts w:ascii="Cambria Math" w:hAnsi="Cambria Math" w:cs="Arial"/>
                                    <w:sz w:val="22"/>
                                    <w:szCs w:val="22"/>
                                    <w:lang w:val="en-GB"/>
                                  </w:rPr>
                                  <m:t>v</m:t>
                                </m:r>
                              </m:num>
                              <m:den>
                                <m:sSub>
                                  <m:sSubPr>
                                    <m:ctrlPr>
                                      <w:rPr>
                                        <w:rFonts w:ascii="Cambria Math" w:hAnsi="Cambria Math" w:cs="Arial"/>
                                        <w:i/>
                                        <w:sz w:val="22"/>
                                        <w:szCs w:val="22"/>
                                        <w:lang w:val="en-GB"/>
                                      </w:rPr>
                                    </m:ctrlPr>
                                  </m:sSubPr>
                                  <m:e>
                                    <m:r>
                                      <w:rPr>
                                        <w:rFonts w:ascii="Cambria Math" w:hAnsi="Cambria Math" w:cs="Arial"/>
                                        <w:sz w:val="22"/>
                                        <w:szCs w:val="22"/>
                                        <w:lang w:val="en-GB"/>
                                      </w:rPr>
                                      <m:t>V</m:t>
                                    </m:r>
                                  </m:e>
                                  <m:sub>
                                    <m:r>
                                      <w:rPr>
                                        <w:rFonts w:ascii="Cambria Math" w:hAnsi="Cambria Math" w:cs="Arial"/>
                                        <w:sz w:val="22"/>
                                        <w:szCs w:val="22"/>
                                        <w:lang w:val="en-GB"/>
                                      </w:rPr>
                                      <m:t>0</m:t>
                                    </m:r>
                                  </m:sub>
                                </m:sSub>
                                <m:r>
                                  <w:rPr>
                                    <w:rFonts w:ascii="Cambria Math" w:hAnsi="Cambria Math" w:cs="Arial"/>
                                    <w:sz w:val="22"/>
                                    <w:szCs w:val="22"/>
                                    <w:lang w:val="en-GB"/>
                                  </w:rPr>
                                  <m:t>+v</m:t>
                                </m:r>
                              </m:den>
                            </m:f>
                          </m:e>
                        </m:d>
                        <m:r>
                          <w:rPr>
                            <w:rFonts w:ascii="Cambria Math" w:hAnsi="Cambria Math" w:cs="Arial"/>
                            <w:sz w:val="22"/>
                            <w:szCs w:val="22"/>
                            <w:lang w:val="en-GB"/>
                          </w:rPr>
                          <m:t>P</m:t>
                        </m:r>
                        <m:d>
                          <m:dPr>
                            <m:ctrlPr>
                              <w:rPr>
                                <w:rFonts w:ascii="Cambria Math" w:hAnsi="Cambria Math" w:cs="Arial"/>
                                <w:i/>
                                <w:sz w:val="22"/>
                                <w:szCs w:val="22"/>
                                <w:lang w:val="en-GB"/>
                              </w:rPr>
                            </m:ctrlPr>
                          </m:dPr>
                          <m:e>
                            <m:r>
                              <w:rPr>
                                <w:rFonts w:ascii="Cambria Math" w:hAnsi="Cambria Math" w:cs="Arial"/>
                                <w:sz w:val="22"/>
                                <w:szCs w:val="22"/>
                                <w:lang w:val="en-GB"/>
                              </w:rPr>
                              <m:t>1-</m:t>
                            </m:r>
                            <m:f>
                              <m:fPr>
                                <m:ctrlPr>
                                  <w:rPr>
                                    <w:rFonts w:ascii="Cambria Math" w:hAnsi="Cambria Math" w:cs="Arial"/>
                                    <w:i/>
                                    <w:sz w:val="22"/>
                                    <w:szCs w:val="22"/>
                                    <w:lang w:val="en-GB"/>
                                  </w:rPr>
                                </m:ctrlPr>
                              </m:fPr>
                              <m:num>
                                <m:r>
                                  <w:rPr>
                                    <w:rFonts w:ascii="Cambria Math" w:hAnsi="Cambria Math" w:cs="Arial"/>
                                    <w:sz w:val="22"/>
                                    <w:szCs w:val="22"/>
                                    <w:lang w:val="en-GB"/>
                                  </w:rPr>
                                  <m:t>P</m:t>
                                </m:r>
                              </m:num>
                              <m:den>
                                <m:sSub>
                                  <m:sSubPr>
                                    <m:ctrlPr>
                                      <w:rPr>
                                        <w:rFonts w:ascii="Cambria Math" w:hAnsi="Cambria Math" w:cs="Arial"/>
                                        <w:i/>
                                        <w:sz w:val="22"/>
                                        <w:szCs w:val="22"/>
                                        <w:lang w:val="en-GB"/>
                                      </w:rPr>
                                    </m:ctrlPr>
                                  </m:sSubPr>
                                  <m:e>
                                    <m:r>
                                      <w:rPr>
                                        <w:rFonts w:ascii="Cambria Math" w:hAnsi="Cambria Math" w:cs="Arial"/>
                                        <w:sz w:val="22"/>
                                        <w:szCs w:val="22"/>
                                        <w:lang w:val="en-GB"/>
                                      </w:rPr>
                                      <m:t>K</m:t>
                                    </m:r>
                                  </m:e>
                                  <m:sub>
                                    <m:r>
                                      <w:rPr>
                                        <w:rFonts w:ascii="Cambria Math" w:hAnsi="Cambria Math" w:cs="Arial"/>
                                        <w:sz w:val="22"/>
                                        <w:szCs w:val="22"/>
                                        <w:lang w:val="en-GB"/>
                                      </w:rPr>
                                      <m:t>p</m:t>
                                    </m:r>
                                  </m:sub>
                                </m:sSub>
                              </m:den>
                            </m:f>
                          </m:e>
                        </m:d>
                      </m:e>
                    </m:groupChr>
                    <m:ctrlPr>
                      <w:rPr>
                        <w:rFonts w:ascii="Cambria Math" w:hAnsi="Cambria Math" w:cs="Arial"/>
                        <w:iCs/>
                        <w:sz w:val="22"/>
                        <w:szCs w:val="22"/>
                        <w:lang w:val="en-GB"/>
                      </w:rPr>
                    </m:ctrlPr>
                  </m:e>
                  <m:lim>
                    <m:r>
                      <m:rPr>
                        <m:sty m:val="p"/>
                      </m:rPr>
                      <w:rPr>
                        <w:rFonts w:ascii="Cambria Math" w:hAnsi="Cambria Math" w:cs="Arial"/>
                        <w:sz w:val="22"/>
                        <w:szCs w:val="22"/>
                        <w:lang w:val="en-GB"/>
                      </w:rPr>
                      <m:t>Parasite growth</m:t>
                    </m:r>
                  </m:lim>
                </m:limLow>
                <m:r>
                  <w:rPr>
                    <w:rFonts w:ascii="Cambria Math" w:hAnsi="Cambria Math" w:cs="Arial"/>
                    <w:sz w:val="22"/>
                    <w:szCs w:val="22"/>
                    <w:lang w:val="en-GB"/>
                  </w:rPr>
                  <m:t>-</m:t>
                </m:r>
                <m:limLow>
                  <m:limLowPr>
                    <m:ctrlPr>
                      <w:rPr>
                        <w:rFonts w:ascii="Cambria Math" w:hAnsi="Cambria Math" w:cs="Arial"/>
                        <w:i/>
                        <w:sz w:val="22"/>
                        <w:szCs w:val="22"/>
                        <w:lang w:val="en-GB"/>
                      </w:rPr>
                    </m:ctrlPr>
                  </m:limLowPr>
                  <m:e>
                    <m:groupChr>
                      <m:groupChrPr>
                        <m:ctrlPr>
                          <w:rPr>
                            <w:rFonts w:ascii="Cambria Math" w:hAnsi="Cambria Math" w:cs="Arial"/>
                            <w:i/>
                            <w:sz w:val="22"/>
                            <w:szCs w:val="22"/>
                            <w:lang w:val="en-GB"/>
                          </w:rPr>
                        </m:ctrlPr>
                      </m:groupChrPr>
                      <m:e>
                        <m:r>
                          <w:rPr>
                            <w:rFonts w:ascii="Cambria Math" w:hAnsi="Cambria Math" w:cs="Arial"/>
                            <w:sz w:val="22"/>
                            <w:szCs w:val="22"/>
                            <w:lang w:val="en-GB"/>
                          </w:rPr>
                          <m:t>aPT</m:t>
                        </m:r>
                        <m:sSub>
                          <m:sSubPr>
                            <m:ctrlPr>
                              <w:rPr>
                                <w:rFonts w:ascii="Cambria Math" w:hAnsi="Cambria Math" w:cs="Arial"/>
                                <w:i/>
                                <w:sz w:val="22"/>
                                <w:szCs w:val="22"/>
                                <w:lang w:val="en-GB"/>
                              </w:rPr>
                            </m:ctrlPr>
                          </m:sSubPr>
                          <m:e>
                            <m:r>
                              <m:rPr>
                                <m:sty m:val="p"/>
                              </m:rPr>
                              <w:rPr>
                                <w:rFonts w:ascii="Cambria Math" w:hAnsi="Cambria Math" w:cs="Arial"/>
                                <w:sz w:val="22"/>
                                <w:szCs w:val="22"/>
                                <w:lang w:val="en-GB"/>
                              </w:rPr>
                              <w:softHyphen/>
                            </m:r>
                          </m:e>
                          <m:sub>
                            <m:r>
                              <w:rPr>
                                <w:rFonts w:ascii="Cambria Math" w:hAnsi="Cambria Math" w:cs="Arial"/>
                                <w:sz w:val="22"/>
                                <w:szCs w:val="22"/>
                                <w:lang w:val="en-GB"/>
                              </w:rPr>
                              <m:t>2</m:t>
                            </m:r>
                          </m:sub>
                        </m:sSub>
                      </m:e>
                    </m:groupChr>
                  </m:e>
                  <m:lim>
                    <m:r>
                      <m:rPr>
                        <m:sty m:val="p"/>
                      </m:rPr>
                      <w:rPr>
                        <w:rFonts w:ascii="Cambria Math" w:hAnsi="Cambria Math" w:cs="Arial"/>
                        <w:sz w:val="22"/>
                        <w:szCs w:val="22"/>
                        <w:lang w:val="en-GB"/>
                      </w:rPr>
                      <m:t>Parasite expulsion</m:t>
                    </m:r>
                  </m:lim>
                </m:limLow>
              </m:oMath>
            </m:oMathPara>
          </w:p>
        </w:tc>
        <w:tc>
          <w:tcPr>
            <w:tcW w:w="445" w:type="dxa"/>
          </w:tcPr>
          <w:p w14:paraId="07D71DDD"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lastRenderedPageBreak/>
              <w:t>(1)</w:t>
            </w:r>
          </w:p>
        </w:tc>
      </w:tr>
    </w:tbl>
    <w:p w14:paraId="65A4BFAC" w14:textId="77777777" w:rsidR="005C5845" w:rsidRDefault="005C5845" w:rsidP="005C5845">
      <w:pPr>
        <w:jc w:val="both"/>
        <w:rPr>
          <w:rFonts w:ascii="Arial" w:hAnsi="Arial" w:cs="Arial"/>
          <w:sz w:val="22"/>
          <w:szCs w:val="22"/>
          <w:lang w:val="en-GB"/>
        </w:rPr>
      </w:pPr>
    </w:p>
    <w:p w14:paraId="7C5A0498" w14:textId="77777777" w:rsidR="005C5845" w:rsidRPr="005A14BE" w:rsidRDefault="005C5845" w:rsidP="005C5845">
      <w:pPr>
        <w:jc w:val="both"/>
        <w:rPr>
          <w:rFonts w:ascii="Arial" w:hAnsi="Arial" w:cs="Arial"/>
          <w:sz w:val="22"/>
          <w:szCs w:val="22"/>
          <w:lang w:val="en-GB"/>
        </w:rPr>
      </w:pPr>
    </w:p>
    <w:p w14:paraId="246F36A1" w14:textId="57A73D6B" w:rsidR="005C5845" w:rsidRDefault="005C5845" w:rsidP="005C5845">
      <w:pPr>
        <w:rPr>
          <w:rFonts w:eastAsiaTheme="minorEastAsia"/>
        </w:rPr>
      </w:pPr>
      <w:r>
        <w:t xml:space="preserve">Full details and analysis of this model can be found in </w:t>
      </w:r>
      <w:proofErr w:type="spellStart"/>
      <w:r>
        <w:t>Cressler</w:t>
      </w:r>
      <w:proofErr w:type="spellEnd"/>
      <w:r>
        <w:t xml:space="preserve"> et al. 2024, but briefly, the model considers the interaction between subpopulations of helper T-cells (</w:t>
      </w:r>
      <w:r>
        <w:softHyphen/>
      </w:r>
      <m:oMath>
        <m:sSub>
          <m:sSubPr>
            <m:ctrlPr>
              <w:rPr>
                <w:rFonts w:ascii="Cambria Math" w:hAnsi="Cambria Math"/>
                <w:i/>
              </w:rPr>
            </m:ctrlPr>
          </m:sSubPr>
          <m:e>
            <m:r>
              <w:rPr>
                <w:rFonts w:ascii="Cambria Math" w:hAnsi="Cambria Math"/>
              </w:rPr>
              <m:t>T</m:t>
            </m:r>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Pr>
          <w:rFonts w:eastAsiaTheme="minorEastAsia"/>
        </w:rPr>
        <w:t>) and parasite biomass (</w:t>
      </w:r>
      <w:r>
        <w:rPr>
          <w:rFonts w:eastAsiaTheme="minorEastAsia"/>
          <w:i/>
          <w:iCs/>
        </w:rPr>
        <w:t>P</w:t>
      </w:r>
      <w:r>
        <w:rPr>
          <w:rFonts w:eastAsiaTheme="minorEastAsia"/>
        </w:rPr>
        <w:t xml:space="preserve">). The T-helper cell populations expand due to T-cell activation that is independent of either the focal parasite or immune </w:t>
      </w:r>
      <w:proofErr w:type="gramStart"/>
      <w:r>
        <w:rPr>
          <w:rFonts w:eastAsiaTheme="minorEastAsia"/>
        </w:rPr>
        <w:t>feedbacks</w:t>
      </w:r>
      <w:proofErr w:type="gram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Pr>
          <w:rFonts w:eastAsiaTheme="minorEastAsia"/>
        </w:rPr>
        <w:t xml:space="preserve">), parasite-induced activation (controlled by parameters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Pr>
          <w:rFonts w:eastAsiaTheme="minorEastAsia"/>
        </w:rPr>
        <w:t xml:space="preserve">) and self-activation (controlled by parameters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Self-activation is cross-inhibited by T-helper cells of the other subpopulation (controlled by parameter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ij</m:t>
            </m:r>
          </m:sub>
        </m:sSub>
      </m:oMath>
      <w:r>
        <w:rPr>
          <w:rFonts w:eastAsiaTheme="minorEastAsia"/>
        </w:rPr>
        <w:t xml:space="preserve">). The self-activation and cross-inhibition functions phenomenologically capture the cytokine-dependent interactions that occur between Th1 and Th2 cells (Yates et al. </w:t>
      </w:r>
      <w:del w:id="120" w:author="Clay Cressler" w:date="2026-06-12T13:49:00Z" w16du:dateUtc="2026-06-12T18:49:00Z">
        <w:r w:rsidR="00AD0464">
          <w:rPr>
            <w:rFonts w:eastAsiaTheme="minorEastAsia"/>
          </w:rPr>
          <w:delText>2004</w:delText>
        </w:r>
      </w:del>
      <w:ins w:id="121" w:author="Clay Cressler" w:date="2026-06-12T13:49:00Z" w16du:dateUtc="2026-06-12T18:49:00Z">
        <w:r>
          <w:rPr>
            <w:rFonts w:eastAsiaTheme="minorEastAsia"/>
          </w:rPr>
          <w:t>200</w:t>
        </w:r>
        <w:r>
          <w:rPr>
            <w:rFonts w:eastAsiaTheme="minorEastAsia"/>
          </w:rPr>
          <w:t>0</w:t>
        </w:r>
      </w:ins>
      <w:r>
        <w:rPr>
          <w:rFonts w:eastAsiaTheme="minorEastAsia"/>
        </w:rPr>
        <w:t xml:space="preserve">, van den Ham and de Boer 2008, </w:t>
      </w:r>
      <w:proofErr w:type="spellStart"/>
      <w:r>
        <w:rPr>
          <w:rFonts w:eastAsiaTheme="minorEastAsia"/>
        </w:rPr>
        <w:t>Schrom</w:t>
      </w:r>
      <w:proofErr w:type="spellEnd"/>
      <w:r>
        <w:rPr>
          <w:rFonts w:eastAsiaTheme="minorEastAsia"/>
        </w:rPr>
        <w:t xml:space="preserve"> et al. 2020). Parasite biomass increases through density-dependent growth at a maximum rate </w:t>
      </w:r>
      <m:oMath>
        <m:r>
          <w:rPr>
            <w:rFonts w:ascii="Cambria Math" w:eastAsiaTheme="minorEastAsia" w:hAnsi="Cambria Math"/>
          </w:rPr>
          <m:t>r</m:t>
        </m:r>
      </m:oMath>
      <w:r>
        <w:rPr>
          <w:rFonts w:eastAsiaTheme="minorEastAsia"/>
        </w:rPr>
        <w:t xml:space="preserve">, scaled by the </w:t>
      </w:r>
      <w:commentRangeStart w:id="122"/>
      <w:commentRangeStart w:id="123"/>
      <w:r>
        <w:rPr>
          <w:rFonts w:eastAsiaTheme="minorEastAsia"/>
        </w:rPr>
        <w:t xml:space="preserve">per-parasite virulence, </w:t>
      </w:r>
      <m:oMath>
        <m:r>
          <w:rPr>
            <w:rFonts w:ascii="Cambria Math" w:eastAsiaTheme="minorEastAsia" w:hAnsi="Cambria Math"/>
          </w:rPr>
          <m:t>v</m:t>
        </m:r>
      </m:oMath>
      <w:r>
        <w:rPr>
          <w:rFonts w:eastAsiaTheme="minorEastAsia"/>
        </w:rPr>
        <w:t xml:space="preserve">, </w:t>
      </w:r>
      <w:commentRangeEnd w:id="122"/>
      <w:r w:rsidR="006967E2">
        <w:rPr>
          <w:rStyle w:val="CommentReference"/>
          <w:rFonts w:eastAsiaTheme="minorEastAsia"/>
          <w:sz w:val="24"/>
          <w:szCs w:val="24"/>
        </w:rPr>
        <w:commentReference w:id="122"/>
      </w:r>
      <w:commentRangeEnd w:id="123"/>
      <w:r w:rsidR="00D6273E">
        <w:rPr>
          <w:rStyle w:val="CommentReference"/>
          <w:rFonts w:eastAsiaTheme="minorEastAsia"/>
          <w:sz w:val="24"/>
          <w:szCs w:val="24"/>
        </w:rPr>
        <w:commentReference w:id="123"/>
      </w:r>
      <w:r>
        <w:rPr>
          <w:rFonts w:eastAsiaTheme="minorEastAsia"/>
        </w:rPr>
        <w:t xml:space="preserve">and the half-saturation constant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oMath>
      <w:r>
        <w:rPr>
          <w:rFonts w:eastAsiaTheme="minorEastAsia"/>
        </w:rPr>
        <w:t xml:space="preserve"> that determines how sensitive biomass growth rate is to changes in virulence. Parasite biomass growth is inhibited due to the action of Th2 cells at a maximum per-T-cell rate of </w:t>
      </w:r>
      <m:oMath>
        <m:r>
          <w:rPr>
            <w:rFonts w:ascii="Cambria Math" w:eastAsiaTheme="minorEastAsia" w:hAnsi="Cambria Math"/>
          </w:rPr>
          <m:t>a</m:t>
        </m:r>
      </m:oMath>
      <w:r>
        <w:rPr>
          <w:rFonts w:eastAsiaTheme="minorEastAsia"/>
        </w:rPr>
        <w:t xml:space="preserve">. The positive feedback loops created by self-activation, cross-inhibition, and the parasite’s ability to induce both Th1 and Th2 responses make the dynamics of this system multistable: the ultimate outcome of the interaction depends on both the parameters of the model and the initial starting conditions. </w:t>
      </w:r>
      <w:proofErr w:type="gramStart"/>
      <w:r>
        <w:rPr>
          <w:rFonts w:eastAsiaTheme="minorEastAsia"/>
        </w:rPr>
        <w:t xml:space="preserve">In particular, </w:t>
      </w:r>
      <w:proofErr w:type="spellStart"/>
      <w:r>
        <w:rPr>
          <w:rFonts w:eastAsiaTheme="minorEastAsia"/>
        </w:rPr>
        <w:t>Cressler</w:t>
      </w:r>
      <w:proofErr w:type="spellEnd"/>
      <w:proofErr w:type="gramEnd"/>
      <w:r>
        <w:rPr>
          <w:rFonts w:eastAsiaTheme="minorEastAsia"/>
        </w:rPr>
        <w:t xml:space="preserve"> et al. (2024) showed that acute infection, where the immune system polarizes towards a Th2 response and clears the infection quickly, and chronic infection, where the immune system polarizes towards a Th1 response and the parasite cannot be cleared, were both stable outcomes of this model. Table 1 gives the baseline parameters we use for this study. Note that these parameters are not derived for any particular </w:t>
      </w:r>
      <w:proofErr w:type="gramStart"/>
      <w:r>
        <w:rPr>
          <w:rFonts w:eastAsiaTheme="minorEastAsia"/>
        </w:rPr>
        <w:t>system, but</w:t>
      </w:r>
      <w:proofErr w:type="gramEnd"/>
      <w:r>
        <w:rPr>
          <w:rFonts w:eastAsiaTheme="minorEastAsia"/>
        </w:rPr>
        <w:t xml:space="preserve"> were chosen because of the rich and biologically plausible outcomes they produce (see Fig. 1).</w:t>
      </w:r>
    </w:p>
    <w:p w14:paraId="598F7842" w14:textId="77777777" w:rsidR="005C5845" w:rsidRDefault="005C5845" w:rsidP="005C5845">
      <w:pPr>
        <w:rPr>
          <w:rFonts w:eastAsiaTheme="minorEastAsia"/>
        </w:rPr>
      </w:pPr>
    </w:p>
    <w:p w14:paraId="70055789" w14:textId="476DFD53" w:rsidR="005C5845" w:rsidRDefault="005C5845" w:rsidP="005C5845">
      <w:pPr>
        <w:rPr>
          <w:rFonts w:eastAsiaTheme="minorEastAsia"/>
        </w:rPr>
      </w:pPr>
      <w:r>
        <w:rPr>
          <w:rFonts w:eastAsiaTheme="minorEastAsia"/>
        </w:rPr>
        <w:t xml:space="preserve">The epidemiological </w:t>
      </w:r>
      <w:commentRangeStart w:id="124"/>
      <w:r>
        <w:rPr>
          <w:rFonts w:eastAsiaTheme="minorEastAsia"/>
        </w:rPr>
        <w:t>model</w:t>
      </w:r>
      <w:commentRangeEnd w:id="124"/>
      <w:r w:rsidR="006967E2">
        <w:rPr>
          <w:rStyle w:val="CommentReference"/>
          <w:rFonts w:eastAsiaTheme="minorEastAsia"/>
          <w:sz w:val="24"/>
          <w:szCs w:val="24"/>
        </w:rPr>
        <w:commentReference w:id="124"/>
      </w:r>
      <w:r>
        <w:rPr>
          <w:rFonts w:eastAsiaTheme="minorEastAsia"/>
        </w:rPr>
        <w:t xml:space="preserve"> we consider is:</w:t>
      </w:r>
    </w:p>
    <w:tbl>
      <w:tblPr>
        <w:tblStyle w:val="TableGrid"/>
        <w:tblW w:w="0" w:type="auto"/>
        <w:tblLook w:val="04A0" w:firstRow="1" w:lastRow="0" w:firstColumn="1" w:lastColumn="0" w:noHBand="0" w:noVBand="1"/>
      </w:tblPr>
      <w:tblGrid>
        <w:gridCol w:w="8865"/>
        <w:gridCol w:w="485"/>
      </w:tblGrid>
      <w:tr w:rsidR="005C5845" w14:paraId="7B9038B3" w14:textId="77777777" w:rsidTr="00906287">
        <w:tc>
          <w:tcPr>
            <w:tcW w:w="8905" w:type="dxa"/>
          </w:tcPr>
          <w:p w14:paraId="17FC21A0" w14:textId="77777777" w:rsidR="005C5845" w:rsidRPr="00BF54E6" w:rsidRDefault="005C5845" w:rsidP="00906287">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S+I</m:t>
                    </m:r>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S+I</m:t>
                        </m:r>
                      </m:num>
                      <m:den>
                        <m:r>
                          <w:rPr>
                            <w:rFonts w:ascii="Cambria Math" w:hAnsi="Cambria Math"/>
                          </w:rPr>
                          <m:t>K</m:t>
                        </m:r>
                      </m:den>
                    </m:f>
                  </m:e>
                </m:d>
                <m:r>
                  <w:rPr>
                    <w:rFonts w:ascii="Cambria Math" w:hAnsi="Cambria Math"/>
                  </w:rPr>
                  <m:t>-p</m:t>
                </m:r>
                <m:d>
                  <m:dPr>
                    <m:ctrlPr>
                      <w:rPr>
                        <w:rFonts w:ascii="Cambria Math" w:hAnsi="Cambria Math"/>
                        <w:i/>
                        <w:iCs/>
                      </w:rPr>
                    </m:ctrlPr>
                  </m:dPr>
                  <m:e>
                    <m:r>
                      <w:rPr>
                        <w:rFonts w:ascii="Cambria Math" w:hAnsi="Cambria Math"/>
                      </w:rPr>
                      <m:t>P</m:t>
                    </m:r>
                  </m:e>
                </m:d>
                <m:r>
                  <w:rPr>
                    <w:rFonts w:ascii="Cambria Math" w:hAnsi="Cambria Math"/>
                  </w:rPr>
                  <m:t>cSI+</m:t>
                </m:r>
                <m:r>
                  <w:rPr>
                    <w:rFonts w:ascii="Cambria Math" w:eastAsiaTheme="minorEastAsia" w:hAnsi="Cambria Math"/>
                  </w:rPr>
                  <m:t>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p w14:paraId="3EA2BE88" w14:textId="77777777" w:rsidR="005C5845" w:rsidRPr="001D3A81" w:rsidRDefault="005C5845"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dI</m:t>
                    </m:r>
                  </m:num>
                  <m:den>
                    <m:r>
                      <w:rPr>
                        <w:rFonts w:ascii="Cambria Math" w:eastAsiaTheme="minorEastAsia" w:hAnsi="Cambria Math"/>
                      </w:rPr>
                      <m:t>dt</m:t>
                    </m:r>
                  </m:den>
                </m:f>
                <m:r>
                  <w:rPr>
                    <w:rFonts w:ascii="Cambria Math" w:eastAsiaTheme="minorEastAsia" w:hAnsi="Cambria Math"/>
                  </w:rPr>
                  <m:t>=p</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cSI-μ</m:t>
                </m:r>
                <m:d>
                  <m:dPr>
                    <m:ctrlPr>
                      <w:rPr>
                        <w:rFonts w:ascii="Cambria Math" w:eastAsiaTheme="minorEastAsia" w:hAnsi="Cambria Math"/>
                        <w:i/>
                        <w:iCs/>
                      </w:rPr>
                    </m:ctrlPr>
                  </m:dPr>
                  <m:e>
                    <m:r>
                      <w:rPr>
                        <w:rFonts w:ascii="Cambria Math" w:eastAsiaTheme="minorEastAsia" w:hAnsi="Cambria Math"/>
                      </w:rPr>
                      <m:t>v,P</m:t>
                    </m:r>
                  </m:e>
                </m:d>
                <m:r>
                  <w:rPr>
                    <w:rFonts w:ascii="Cambria Math" w:eastAsiaTheme="minorEastAsia" w:hAnsi="Cambria Math"/>
                  </w:rPr>
                  <m:t>I-γ</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I</m:t>
                </m:r>
              </m:oMath>
            </m:oMathPara>
          </w:p>
        </w:tc>
        <w:tc>
          <w:tcPr>
            <w:tcW w:w="445" w:type="dxa"/>
          </w:tcPr>
          <w:p w14:paraId="04744538"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t>(2)</w:t>
            </w:r>
          </w:p>
        </w:tc>
      </w:tr>
    </w:tbl>
    <w:p w14:paraId="66DC368B" w14:textId="77777777" w:rsidR="005C5845" w:rsidRDefault="005C5845" w:rsidP="005C5845">
      <w:pPr>
        <w:rPr>
          <w:rFonts w:eastAsiaTheme="minorEastAsia"/>
        </w:rPr>
      </w:pPr>
    </w:p>
    <w:p w14:paraId="292554BB" w14:textId="1D3161BD" w:rsidR="005C5845" w:rsidRDefault="005C5845" w:rsidP="005C5845">
      <w:pPr>
        <w:rPr>
          <w:rFonts w:eastAsiaTheme="minorEastAsia"/>
          <w:iCs/>
        </w:rPr>
      </w:pPr>
      <w:r>
        <w:rPr>
          <w:rFonts w:eastAsiaTheme="minorEastAsia"/>
          <w:iCs/>
        </w:rPr>
        <w:t xml:space="preserve">We assume that the host population grows logistically in the absence of infection. Infected and susceptible hosts come into contact at a per-capita rate </w:t>
      </w:r>
      <m:oMath>
        <m:r>
          <w:rPr>
            <w:rFonts w:ascii="Cambria Math" w:eastAsiaTheme="minorEastAsia" w:hAnsi="Cambria Math"/>
          </w:rPr>
          <m:t>c</m:t>
        </m:r>
      </m:oMath>
      <w:r>
        <w:rPr>
          <w:rFonts w:eastAsiaTheme="minorEastAsia"/>
          <w:iCs/>
        </w:rPr>
        <w:t xml:space="preserve">, but the probability of infection given contact, </w:t>
      </w:r>
      <m:oMath>
        <m:r>
          <w:rPr>
            <w:rFonts w:ascii="Cambria Math" w:eastAsiaTheme="minorEastAsia" w:hAnsi="Cambria Math"/>
          </w:rPr>
          <m:t>p(P)</m:t>
        </m:r>
      </m:oMath>
      <w:r>
        <w:rPr>
          <w:rFonts w:eastAsiaTheme="minorEastAsia"/>
          <w:iCs/>
        </w:rPr>
        <w:t xml:space="preserve"> depends on the parasite biomass in the infected host, </w:t>
      </w:r>
      <m:oMath>
        <m:r>
          <w:rPr>
            <w:rFonts w:ascii="Cambria Math" w:eastAsiaTheme="minorEastAsia" w:hAnsi="Cambria Math"/>
          </w:rPr>
          <m:t>P</m:t>
        </m:r>
      </m:oMath>
      <w:r>
        <w:rPr>
          <w:rFonts w:eastAsiaTheme="minorEastAsia"/>
          <w:iCs/>
        </w:rPr>
        <w:t xml:space="preserve">, and thus on the within-host interaction. </w:t>
      </w:r>
      <w:proofErr w:type="gramStart"/>
      <w:r>
        <w:rPr>
          <w:rFonts w:eastAsiaTheme="minorEastAsia"/>
          <w:iCs/>
        </w:rPr>
        <w:t>In particular, in</w:t>
      </w:r>
      <w:proofErr w:type="gramEnd"/>
      <w:r>
        <w:rPr>
          <w:rFonts w:eastAsiaTheme="minorEastAsia"/>
          <w:iCs/>
        </w:rPr>
        <w:t xml:space="preserve"> the IBM implementation of this model</w:t>
      </w:r>
      <w:commentRangeStart w:id="125"/>
      <w:r>
        <w:rPr>
          <w:rFonts w:eastAsiaTheme="minorEastAsia"/>
          <w:iCs/>
        </w:rPr>
        <w:t xml:space="preserve">, the initial parasite biomass in the new host </w:t>
      </w:r>
      <w:commentRangeEnd w:id="125"/>
      <w:r w:rsidR="00B8291C">
        <w:rPr>
          <w:rStyle w:val="CommentReference"/>
          <w:rFonts w:eastAsiaTheme="minorEastAsia"/>
          <w:iCs/>
          <w:sz w:val="24"/>
          <w:szCs w:val="24"/>
        </w:rPr>
        <w:commentReference w:id="125"/>
      </w:r>
      <w:r>
        <w:rPr>
          <w:rFonts w:eastAsiaTheme="minorEastAsia"/>
          <w:iCs/>
        </w:rPr>
        <w:t xml:space="preserve">is drawn from a Poisson distribution. For simplicity, we assume that the mean and variance of this distribution are </w:t>
      </w:r>
      <w:commentRangeStart w:id="126"/>
      <w:commentRangeStart w:id="127"/>
      <w:r>
        <w:rPr>
          <w:rFonts w:eastAsiaTheme="minorEastAsia"/>
          <w:iCs/>
        </w:rPr>
        <w:t xml:space="preserve">set to one-tenth </w:t>
      </w:r>
      <w:r>
        <w:rPr>
          <w:rFonts w:eastAsiaTheme="minorEastAsia"/>
          <w:iCs/>
        </w:rPr>
        <w:lastRenderedPageBreak/>
        <w:t>of the infected host’s parasite biomass at the time of infection</w:t>
      </w:r>
      <w:commentRangeEnd w:id="126"/>
      <w:r w:rsidR="00664649">
        <w:rPr>
          <w:rStyle w:val="CommentReference"/>
          <w:rFonts w:eastAsiaTheme="minorEastAsia"/>
          <w:iCs/>
          <w:sz w:val="24"/>
          <w:szCs w:val="24"/>
        </w:rPr>
        <w:commentReference w:id="126"/>
      </w:r>
      <w:commentRangeEnd w:id="127"/>
      <w:r w:rsidR="00ED5F61">
        <w:rPr>
          <w:rStyle w:val="CommentReference"/>
          <w:rFonts w:eastAsiaTheme="minorEastAsia"/>
          <w:iCs/>
          <w:sz w:val="24"/>
          <w:szCs w:val="24"/>
        </w:rPr>
        <w:commentReference w:id="127"/>
      </w:r>
      <w:r>
        <w:rPr>
          <w:rFonts w:eastAsiaTheme="minorEastAsia"/>
          <w:iCs/>
        </w:rPr>
        <w:t xml:space="preserve">. If the drawn dose is equal to zero, then transmission fails. The infection-induced mortality rate, </w:t>
      </w:r>
      <m:oMath>
        <m:r>
          <w:rPr>
            <w:rFonts w:ascii="Cambria Math" w:eastAsiaTheme="minorEastAsia" w:hAnsi="Cambria Math"/>
          </w:rPr>
          <m:t>μ(v,P)</m:t>
        </m:r>
      </m:oMath>
      <w:r>
        <w:rPr>
          <w:rFonts w:eastAsiaTheme="minorEastAsia"/>
          <w:iCs/>
        </w:rPr>
        <w:t xml:space="preserve">, varies among infected hosts; for infected individual </w:t>
      </w:r>
      <m:oMath>
        <m:r>
          <w:rPr>
            <w:rFonts w:ascii="Cambria Math" w:eastAsiaTheme="minorEastAsia" w:hAnsi="Cambria Math"/>
          </w:rPr>
          <m:t>i</m:t>
        </m:r>
      </m:oMath>
      <w:r>
        <w:rPr>
          <w:rFonts w:eastAsiaTheme="minorEastAsia"/>
          <w:iCs/>
        </w:rPr>
        <w:t xml:space="preserve"> this is equal to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where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iCs/>
        </w:rPr>
        <w:t xml:space="preserve"> is the per-parasite virulence of that individual’s infection and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(t)</m:t>
        </m:r>
      </m:oMath>
      <w:r>
        <w:rPr>
          <w:rFonts w:eastAsiaTheme="minorEastAsia"/>
          <w:iCs/>
        </w:rPr>
        <w:t xml:space="preserve"> is its burden at </w:t>
      </w:r>
      <w:commentRangeStart w:id="128"/>
      <w:r>
        <w:rPr>
          <w:rFonts w:eastAsiaTheme="minorEastAsia"/>
          <w:iCs/>
        </w:rPr>
        <w:t xml:space="preserve">time </w:t>
      </w:r>
      <m:oMath>
        <m:r>
          <w:rPr>
            <w:rFonts w:ascii="Cambria Math" w:eastAsiaTheme="minorEastAsia" w:hAnsi="Cambria Math"/>
          </w:rPr>
          <m:t>t</m:t>
        </m:r>
      </m:oMath>
      <w:r>
        <w:rPr>
          <w:rFonts w:eastAsiaTheme="minorEastAsia"/>
          <w:iCs/>
        </w:rPr>
        <w:t xml:space="preserve">. </w:t>
      </w:r>
      <w:commentRangeEnd w:id="128"/>
      <w:r w:rsidR="00415744">
        <w:rPr>
          <w:rStyle w:val="CommentReference"/>
          <w:rFonts w:eastAsiaTheme="minorEastAsia"/>
          <w:iCs/>
          <w:sz w:val="24"/>
          <w:szCs w:val="24"/>
        </w:rPr>
        <w:commentReference w:id="128"/>
      </w:r>
      <w:r>
        <w:rPr>
          <w:rFonts w:eastAsiaTheme="minorEastAsia"/>
          <w:iCs/>
        </w:rPr>
        <w:t xml:space="preserve">Finally, the </w:t>
      </w:r>
      <w:commentRangeStart w:id="129"/>
      <w:commentRangeStart w:id="130"/>
      <w:r>
        <w:rPr>
          <w:rFonts w:eastAsiaTheme="minorEastAsia"/>
          <w:iCs/>
        </w:rPr>
        <w:t xml:space="preserve">recovery rate from infection, </w:t>
      </w:r>
      <m:oMath>
        <m:r>
          <w:rPr>
            <w:rFonts w:ascii="Cambria Math" w:eastAsiaTheme="minorEastAsia" w:hAnsi="Cambria Math"/>
          </w:rPr>
          <m:t>γ(P)</m:t>
        </m:r>
      </m:oMath>
      <w:r>
        <w:rPr>
          <w:rFonts w:eastAsiaTheme="minorEastAsia"/>
          <w:iCs/>
        </w:rPr>
        <w:t xml:space="preserve">, also varies among infected individuals. An individual will recover </w:t>
      </w:r>
      <w:commentRangeEnd w:id="129"/>
      <w:r w:rsidR="00B8291C">
        <w:rPr>
          <w:rStyle w:val="CommentReference"/>
          <w:rFonts w:eastAsiaTheme="minorEastAsia"/>
          <w:iCs/>
          <w:sz w:val="24"/>
          <w:szCs w:val="24"/>
        </w:rPr>
        <w:commentReference w:id="129"/>
      </w:r>
      <w:commentRangeEnd w:id="130"/>
      <w:r w:rsidR="007B6EEB">
        <w:rPr>
          <w:rStyle w:val="CommentReference"/>
          <w:rFonts w:eastAsiaTheme="minorEastAsia"/>
          <w:iCs/>
          <w:sz w:val="24"/>
          <w:szCs w:val="24"/>
        </w:rPr>
        <w:commentReference w:id="130"/>
      </w:r>
      <w:r>
        <w:rPr>
          <w:rFonts w:eastAsiaTheme="minorEastAsia"/>
          <w:iCs/>
        </w:rPr>
        <w:t xml:space="preserve">from infection if parasite burden ever drops to zero, which depends on the within-host interaction between parasite growth and the immune response. </w:t>
      </w:r>
    </w:p>
    <w:p w14:paraId="1830426F" w14:textId="77777777" w:rsidR="005C5845" w:rsidRDefault="005C5845" w:rsidP="005C5845">
      <w:pPr>
        <w:rPr>
          <w:rFonts w:eastAsiaTheme="minorEastAsia"/>
          <w:iCs/>
        </w:rPr>
      </w:pPr>
    </w:p>
    <w:p w14:paraId="0E714E28" w14:textId="10458913" w:rsidR="005C5845" w:rsidRPr="00316051" w:rsidRDefault="005C5845" w:rsidP="005C5845">
      <w:pPr>
        <w:rPr>
          <w:rFonts w:eastAsiaTheme="minorEastAsia"/>
          <w:i/>
        </w:rPr>
      </w:pPr>
      <w:commentRangeStart w:id="131"/>
      <w:commentRangeStart w:id="132"/>
      <w:commentRangeStart w:id="133"/>
      <w:r>
        <w:rPr>
          <w:rFonts w:eastAsiaTheme="minorEastAsia"/>
          <w:iCs/>
        </w:rPr>
        <w:t>Note</w:t>
      </w:r>
      <w:commentRangeEnd w:id="131"/>
      <w:r w:rsidR="00AF1E1B">
        <w:rPr>
          <w:rStyle w:val="CommentReference"/>
          <w:rFonts w:eastAsiaTheme="minorEastAsia"/>
          <w:iCs/>
          <w:sz w:val="24"/>
          <w:szCs w:val="24"/>
        </w:rPr>
        <w:commentReference w:id="131"/>
      </w:r>
      <w:commentRangeEnd w:id="132"/>
      <w:r w:rsidR="00952A1B">
        <w:rPr>
          <w:rStyle w:val="CommentReference"/>
          <w:rFonts w:eastAsiaTheme="minorEastAsia"/>
          <w:iCs/>
          <w:sz w:val="24"/>
          <w:szCs w:val="24"/>
        </w:rPr>
        <w:commentReference w:id="132"/>
      </w:r>
      <w:commentRangeEnd w:id="133"/>
      <w:r w:rsidR="00DB4D2B">
        <w:rPr>
          <w:rStyle w:val="CommentReference"/>
        </w:rPr>
        <w:commentReference w:id="133"/>
      </w:r>
      <w:r>
        <w:rPr>
          <w:rFonts w:eastAsiaTheme="minorEastAsia"/>
          <w:iCs/>
        </w:rPr>
        <w:t xml:space="preserve"> that </w:t>
      </w:r>
      <m:oMath>
        <m:r>
          <w:rPr>
            <w:rFonts w:ascii="Cambria Math" w:eastAsiaTheme="minorEastAsia" w:hAnsi="Cambria Math"/>
          </w:rPr>
          <m:t>p(P)</m:t>
        </m:r>
      </m:oMath>
      <w:r>
        <w:rPr>
          <w:rFonts w:eastAsiaTheme="minorEastAsia"/>
          <w:iCs/>
        </w:rPr>
        <w:t xml:space="preserve">, </w:t>
      </w:r>
      <m:oMath>
        <m:r>
          <w:rPr>
            <w:rFonts w:ascii="Cambria Math" w:eastAsiaTheme="minorEastAsia" w:hAnsi="Cambria Math"/>
          </w:rPr>
          <m:t>γ(P)</m:t>
        </m:r>
      </m:oMath>
      <w:r>
        <w:rPr>
          <w:rFonts w:eastAsiaTheme="minorEastAsia"/>
          <w:iCs/>
        </w:rPr>
        <w:t xml:space="preserve">, and </w:t>
      </w:r>
      <m:oMath>
        <m:r>
          <w:rPr>
            <w:rFonts w:ascii="Cambria Math" w:eastAsiaTheme="minorEastAsia" w:hAnsi="Cambria Math"/>
          </w:rPr>
          <m:t>μ(v,P)</m:t>
        </m:r>
      </m:oMath>
      <w:r>
        <w:rPr>
          <w:rFonts w:eastAsiaTheme="minorEastAsia"/>
          <w:iCs/>
        </w:rPr>
        <w:t xml:space="preserve"> are n</w:t>
      </w:r>
      <w:proofErr w:type="spellStart"/>
      <w:r>
        <w:rPr>
          <w:rFonts w:eastAsiaTheme="minorEastAsia"/>
          <w:iCs/>
        </w:rPr>
        <w:t>ot</w:t>
      </w:r>
      <w:proofErr w:type="spellEnd"/>
      <w:r>
        <w:rPr>
          <w:rFonts w:eastAsiaTheme="minorEastAsia"/>
          <w:iCs/>
        </w:rPr>
        <w:t xml:space="preserve"> actually defined at the population level (that is, we cannot write down a function for, </w:t>
      </w:r>
      <w:r w:rsidRPr="00906287">
        <w:rPr>
          <w:i/>
        </w:rPr>
        <w:t>e.g.,</w:t>
      </w:r>
      <w:r>
        <w:rPr>
          <w:rFonts w:eastAsiaTheme="minorEastAsia"/>
          <w:iCs/>
        </w:rPr>
        <w:t xml:space="preserve"> </w:t>
      </w:r>
      <m:oMath>
        <m:r>
          <w:rPr>
            <w:rFonts w:ascii="Cambria Math" w:eastAsiaTheme="minorEastAsia" w:hAnsi="Cambria Math"/>
          </w:rPr>
          <m:t>p(P)</m:t>
        </m:r>
      </m:oMath>
      <w:r>
        <w:rPr>
          <w:rFonts w:eastAsiaTheme="minorEastAsia"/>
          <w:iCs/>
        </w:rPr>
        <w:t xml:space="preserve"> because parasite biomass varies across infected individuals). Rather, at each step in our Gillespie algorithm, we compute the rates of each process in the within-host model (denoted by the underbraces in Eq. 1) for every infected individual based on its current within-host state; we compute the parasite-induced mortality rate for every infected individual based on its current parasite biomass; we compute the population-level host birth rate; and we compute a population-level contact rate. The Gillespie algorithm then updates the time based on the total rate of all possible processes and stochastically chooses which process is occurring.</w:t>
      </w:r>
      <w:r w:rsidR="00E60C26">
        <w:rPr>
          <w:rFonts w:eastAsiaTheme="minorEastAsia"/>
          <w:iCs/>
        </w:rPr>
        <w:t xml:space="preserve"> </w:t>
      </w:r>
      <w:commentRangeStart w:id="134"/>
      <w:del w:id="135" w:author="Clay Cressler" w:date="2026-06-12T13:49:00Z" w16du:dateUtc="2026-06-12T18:49:00Z">
        <w:r w:rsidR="00DB4D2B">
          <w:rPr>
            <w:rFonts w:eastAsiaTheme="minorEastAsia"/>
            <w:iCs/>
          </w:rPr>
          <w:delText>(Note that Gillespie</w:delText>
        </w:r>
      </w:del>
      <w:ins w:id="136" w:author="Clay Cressler" w:date="2026-06-12T13:49:00Z" w16du:dateUtc="2026-06-12T18:49:00Z">
        <w:r w:rsidR="00E60C26">
          <w:rPr>
            <w:rFonts w:eastAsiaTheme="minorEastAsia"/>
            <w:iCs/>
          </w:rPr>
          <w:t>Timesteps in the</w:t>
        </w:r>
      </w:ins>
      <w:r w:rsidR="00E60C26">
        <w:rPr>
          <w:rFonts w:eastAsiaTheme="minorEastAsia"/>
          <w:iCs/>
        </w:rPr>
        <w:t xml:space="preserve"> algorithm </w:t>
      </w:r>
      <w:del w:id="137" w:author="Clay Cressler" w:date="2026-06-12T13:49:00Z" w16du:dateUtc="2026-06-12T18:49:00Z">
        <w:r w:rsidR="00DB4D2B">
          <w:rPr>
            <w:rFonts w:eastAsiaTheme="minorEastAsia"/>
            <w:iCs/>
          </w:rPr>
          <w:delText xml:space="preserve">steps </w:delText>
        </w:r>
      </w:del>
      <w:r w:rsidR="00E60C26">
        <w:rPr>
          <w:rFonts w:eastAsiaTheme="minorEastAsia"/>
          <w:iCs/>
        </w:rPr>
        <w:t>are defined by events with stochastic timing, not discrete time steps</w:t>
      </w:r>
      <w:del w:id="138" w:author="Clay Cressler" w:date="2026-06-12T13:49:00Z" w16du:dateUtc="2026-06-12T18:49:00Z">
        <w:r w:rsidR="00DB4D2B">
          <w:rPr>
            <w:rFonts w:eastAsiaTheme="minorEastAsia"/>
            <w:iCs/>
          </w:rPr>
          <w:delText>.)</w:delText>
        </w:r>
        <w:r w:rsidR="009776BA">
          <w:rPr>
            <w:rFonts w:eastAsiaTheme="minorEastAsia"/>
            <w:iCs/>
          </w:rPr>
          <w:delText xml:space="preserve"> </w:delText>
        </w:r>
        <w:commentRangeEnd w:id="134"/>
        <w:r w:rsidR="00DB4D2B">
          <w:rPr>
            <w:rStyle w:val="CommentReference"/>
          </w:rPr>
          <w:commentReference w:id="134"/>
        </w:r>
      </w:del>
      <w:ins w:id="139" w:author="Clay Cressler" w:date="2026-06-12T13:49:00Z" w16du:dateUtc="2026-06-12T18:49:00Z">
        <w:r w:rsidR="00E60C26">
          <w:rPr>
            <w:rFonts w:eastAsiaTheme="minorEastAsia"/>
            <w:iCs/>
          </w:rPr>
          <w:t>.</w:t>
        </w:r>
        <w:r>
          <w:rPr>
            <w:rFonts w:eastAsiaTheme="minorEastAsia"/>
            <w:iCs/>
          </w:rPr>
          <w:t xml:space="preserve"> </w:t>
        </w:r>
      </w:ins>
      <w:r>
        <w:rPr>
          <w:rFonts w:eastAsiaTheme="minorEastAsia"/>
          <w:iCs/>
        </w:rPr>
        <w:t>If the chosen process was a change in a within-host variable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xml:space="preserve">, or </w:t>
      </w:r>
      <m:oMath>
        <m:r>
          <w:rPr>
            <w:rFonts w:ascii="Cambria Math" w:eastAsiaTheme="minorEastAsia" w:hAnsi="Cambria Math"/>
          </w:rPr>
          <m:t>P</m:t>
        </m:r>
      </m:oMath>
      <w:r>
        <w:rPr>
          <w:rFonts w:eastAsiaTheme="minorEastAsia"/>
          <w:iCs/>
        </w:rPr>
        <w:t xml:space="preserve">) of an infected host, the algorithm updates the appropriate variable accordingly. If this causes </w:t>
      </w:r>
      <m:oMath>
        <m:r>
          <w:rPr>
            <w:rFonts w:ascii="Cambria Math" w:eastAsiaTheme="minorEastAsia" w:hAnsi="Cambria Math"/>
          </w:rPr>
          <m:t>P=0</m:t>
        </m:r>
      </m:oMath>
      <w:r>
        <w:rPr>
          <w:rFonts w:eastAsiaTheme="minorEastAsia"/>
          <w:iCs/>
        </w:rPr>
        <w:t>, the infected individual recovers, increasing the number of susceptible hosts (</w:t>
      </w:r>
      <m:oMath>
        <m:r>
          <w:rPr>
            <w:rFonts w:ascii="Cambria Math" w:eastAsiaTheme="minorEastAsia" w:hAnsi="Cambria Math"/>
          </w:rPr>
          <m:t>S</m:t>
        </m:r>
      </m:oMath>
      <w:r>
        <w:rPr>
          <w:rFonts w:eastAsiaTheme="minorEastAsia"/>
          <w:iCs/>
        </w:rPr>
        <w:t>) and decreasing the number of infected hosts (</w:t>
      </w:r>
      <m:oMath>
        <m:r>
          <w:rPr>
            <w:rFonts w:ascii="Cambria Math" w:eastAsiaTheme="minorEastAsia" w:hAnsi="Cambria Math"/>
          </w:rPr>
          <m:t>I</m:t>
        </m:r>
      </m:oMath>
      <w:r>
        <w:rPr>
          <w:rFonts w:eastAsiaTheme="minorEastAsia"/>
          <w:iCs/>
        </w:rPr>
        <w:t>) by one. If the chosen process was parasite-induced mortality, we remove the chosen infected host and decrease the number of infected hosts by one. If the chosen process was a host birth, we increase the number of susceptible hosts by one. Finally, if the chosen process was a contact between a susceptible and infected host, we choose an infected host at random and draw the initial parasite biomass from a Poisson distribution. If the initial parasite biomass is greater than zero, we create a new infected individual with that initial parasite biomass and with an initial immune state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2</m:t>
            </m:r>
          </m:sub>
        </m:sSub>
      </m:oMath>
      <w:r>
        <w:rPr>
          <w:rFonts w:eastAsiaTheme="minorEastAsia"/>
          <w:iCs/>
        </w:rPr>
        <w:t xml:space="preserve">) drawn from a probability distribution as described below. </w:t>
      </w:r>
    </w:p>
    <w:p w14:paraId="2BCFFFFE" w14:textId="77777777" w:rsidR="005C5845" w:rsidRDefault="005C5845" w:rsidP="005C5845"/>
    <w:p w14:paraId="659C743C" w14:textId="77777777" w:rsidR="005C5845" w:rsidRPr="0061241F" w:rsidRDefault="005C5845" w:rsidP="005C5845">
      <w:r>
        <w:t xml:space="preserve">As shown in </w:t>
      </w:r>
      <w:proofErr w:type="spellStart"/>
      <w:r>
        <w:t>Cressler</w:t>
      </w:r>
      <w:proofErr w:type="spellEnd"/>
      <w:r>
        <w:t xml:space="preserve"> et al. (2024) and in Fig. 1, the outcome of the within-host interaction described by Eq. 1 depends critically on both the initial parasite biomass (resulting from the infection process described above) and the initial immune state. Rather than fixing the initial immune state of every individual upon infection, we assume that it varies stochastically, reflecting that every individual’s immune state upon infection would depend on its history of past exposures to parasitic, commensal, and mutualistic symbionts and thus would vary tremendously from one individual to another. Across different simulation runs, we vary the immune landscape the parasite faces by altering the initial Th2 bias of the immune system. </w:t>
      </w:r>
      <w:proofErr w:type="gramStart"/>
      <w:r>
        <w:t>In particular, we</w:t>
      </w:r>
      <w:proofErr w:type="gramEnd"/>
      <w:r>
        <w:t xml:space="preserve"> hold the maximum number of initial Th2 cells fixed at 800 and vary the minimum number of cells; we then draw the initial number of Th2 from a uniform distribution. We also fix the total immune cell population at 1200, so the random draw determines both the initial Th1 and Th2 cell numbers. Thus, when the minimum number of Th2 cells is very small (</w:t>
      </w:r>
      <w:r w:rsidRPr="00906287">
        <w:rPr>
          <w:i/>
        </w:rPr>
        <w:t>e.g.</w:t>
      </w:r>
      <w:r>
        <w:t>, 200), the initial immune state is likely to be Th1-</w:t>
      </w:r>
      <w:r>
        <w:lastRenderedPageBreak/>
        <w:t>biased, whereas when the minimum number of Th2 cells is very large (</w:t>
      </w:r>
      <w:r w:rsidRPr="00906287">
        <w:rPr>
          <w:i/>
        </w:rPr>
        <w:t>e.g.</w:t>
      </w:r>
      <w:r>
        <w:t>, 700), the initial immune state is Th2-biased.</w:t>
      </w:r>
    </w:p>
    <w:p w14:paraId="3E240E25" w14:textId="77777777" w:rsidR="005C5845" w:rsidRDefault="005C5845" w:rsidP="005C5845"/>
    <w:p w14:paraId="083F6DF2" w14:textId="15350629" w:rsidR="005C5845" w:rsidRPr="001D3A81" w:rsidRDefault="005C5845" w:rsidP="005C5845">
      <w:pPr>
        <w:rPr>
          <w:vertAlign w:val="superscript"/>
        </w:rPr>
      </w:pPr>
      <w:r>
        <w:t xml:space="preserve">We start each simulation with a small population of infected individuals, each with a </w:t>
      </w:r>
      <w:commentRangeStart w:id="140"/>
      <w:r>
        <w:t xml:space="preserve">per-unit biomass virulence </w:t>
      </w:r>
      <w:commentRangeEnd w:id="140"/>
      <w:r w:rsidR="00B8291C">
        <w:rPr>
          <w:rStyle w:val="CommentReference"/>
          <w:sz w:val="24"/>
          <w:szCs w:val="24"/>
        </w:rPr>
        <w:commentReference w:id="140"/>
      </w:r>
      <w:r>
        <w:t xml:space="preserve">of </w:t>
      </w:r>
      <m:oMath>
        <m:r>
          <w:rPr>
            <w:rFonts w:ascii="Cambria Math" w:hAnsi="Cambria Math"/>
          </w:rPr>
          <m:t>v=0.0001</m:t>
        </m:r>
      </m:oMath>
      <w:r>
        <w:rPr>
          <w:rFonts w:eastAsiaTheme="minorEastAsia"/>
        </w:rPr>
        <w:t xml:space="preserve">. When contact between an infected and a </w:t>
      </w:r>
      <w:proofErr w:type="gramStart"/>
      <w:r>
        <w:rPr>
          <w:rFonts w:eastAsiaTheme="minorEastAsia"/>
        </w:rPr>
        <w:t>susceptible host results</w:t>
      </w:r>
      <w:proofErr w:type="gramEnd"/>
      <w:r>
        <w:rPr>
          <w:rFonts w:eastAsiaTheme="minorEastAsia"/>
        </w:rPr>
        <w:t xml:space="preserve"> in a new infection, the virulence of this infection is drawn from a lognormal distribution with mean equal to the virulence of the infecting host and a standard deviation equal to half the mean. With this model of inheritance, virulence evolution </w:t>
      </w:r>
      <w:r>
        <w:t>emerges out of the stochastic processes of infection, death, and recovery (</w:t>
      </w:r>
      <w:proofErr w:type="spellStart"/>
      <w:r>
        <w:t>Doebeli</w:t>
      </w:r>
      <w:proofErr w:type="spellEnd"/>
      <w:r>
        <w:t xml:space="preserve"> et al. 2017).</w:t>
      </w:r>
    </w:p>
    <w:p w14:paraId="0469A1DA" w14:textId="77777777" w:rsidR="005C5845" w:rsidRDefault="005C5845" w:rsidP="005C5845"/>
    <w:p w14:paraId="6372DFDD" w14:textId="77777777" w:rsidR="005C5845" w:rsidRPr="001D3A81" w:rsidRDefault="005C5845" w:rsidP="005C5845">
      <w:pPr>
        <w:rPr>
          <w:b/>
          <w:bCs/>
        </w:rPr>
      </w:pPr>
      <w:r>
        <w:rPr>
          <w:b/>
          <w:bCs/>
        </w:rPr>
        <w:t>Results</w:t>
      </w:r>
    </w:p>
    <w:p w14:paraId="49031FEA" w14:textId="77777777" w:rsidR="005C5845" w:rsidRDefault="005C5845" w:rsidP="005C5845"/>
    <w:p w14:paraId="17EC2CCD" w14:textId="7422BE63" w:rsidR="005C5845" w:rsidRDefault="005C5845" w:rsidP="005C5845">
      <w:pPr>
        <w:rPr>
          <w:rFonts w:eastAsiaTheme="minorEastAsia"/>
        </w:rPr>
      </w:pPr>
      <w:r>
        <w:t xml:space="preserve">Figure 1 shows how variation in the initial number of Th2 cells (from 200-800) and variation in the initial parasite dose (from 1 to 40) interact to shape the outcome of infection, </w:t>
      </w:r>
      <w:proofErr w:type="gramStart"/>
      <w:r>
        <w:t>in particular whether</w:t>
      </w:r>
      <w:proofErr w:type="gramEnd"/>
      <w:r>
        <w:t xml:space="preserve"> an infection is cleared or is chronic, at the within-host level. The per-parasite virulence, </w:t>
      </w:r>
      <w:r>
        <w:rPr>
          <w:i/>
          <w:iCs/>
        </w:rPr>
        <w:t>v</w:t>
      </w:r>
      <w:r>
        <w:t xml:space="preserve">, is held constant at its initial value, </w:t>
      </w:r>
      <m:oMath>
        <m:r>
          <w:rPr>
            <w:rFonts w:ascii="Cambria Math" w:hAnsi="Cambria Math"/>
          </w:rPr>
          <m:t>v=0.0001</m:t>
        </m:r>
      </m:oMath>
      <w:r>
        <w:rPr>
          <w:rFonts w:eastAsiaTheme="minorEastAsia"/>
        </w:rPr>
        <w:t xml:space="preserve">. Fig. 1A shows the results of deterministic simulations of the within-host model (Eq. 1); Fig. 1B shows the results of stochastic simulations of the model using a Gillespie algorithm. For each set of initial conditions, we simulated the stochastic model 100 times and then report the probability of an acute infection. The deterministic model predicts that there are three possible equilibria, depending on the initial number of Th2 cells and the initial parasite dose: a high Th1, low Th2, high parasite equilibrium corresponding to a chronic infection (red); a high Th1, high Th2, low parasite (but non-zero) equilibrium (gray); and a low Th1, high Th2, zero parasite equilibrium corresponding to </w:t>
      </w:r>
      <w:del w:id="141" w:author="Clay Cressler" w:date="2026-06-12T13:49:00Z" w16du:dateUtc="2026-06-12T18:49:00Z">
        <w:r w:rsidR="001D3A81">
          <w:rPr>
            <w:rFonts w:eastAsiaTheme="minorEastAsia"/>
          </w:rPr>
          <w:delText>clearance</w:delText>
        </w:r>
      </w:del>
      <w:ins w:id="142" w:author="Clay Cressler" w:date="2026-06-12T13:49:00Z" w16du:dateUtc="2026-06-12T18:49:00Z">
        <w:r w:rsidR="00C4213F">
          <w:rPr>
            <w:rFonts w:eastAsiaTheme="minorEastAsia"/>
          </w:rPr>
          <w:t>recovery</w:t>
        </w:r>
      </w:ins>
      <w:r>
        <w:rPr>
          <w:rFonts w:eastAsiaTheme="minorEastAsia"/>
        </w:rPr>
        <w:t xml:space="preserve"> (black). </w:t>
      </w:r>
      <w:commentRangeStart w:id="143"/>
      <w:commentRangeStart w:id="144"/>
      <w:commentRangeStart w:id="145"/>
      <w:r>
        <w:rPr>
          <w:rFonts w:eastAsiaTheme="minorEastAsia"/>
        </w:rPr>
        <w:t xml:space="preserve">Stochasticity eliminates the high Th1, high Th2 equilibrium; instead, we see a probabilistic outcome where the probability of </w:t>
      </w:r>
      <w:del w:id="146" w:author="Clay Cressler" w:date="2026-06-12T13:49:00Z" w16du:dateUtc="2026-06-12T18:49:00Z">
        <w:r w:rsidR="001D3A81">
          <w:rPr>
            <w:rFonts w:eastAsiaTheme="minorEastAsia"/>
          </w:rPr>
          <w:delText>clearance</w:delText>
        </w:r>
      </w:del>
      <w:ins w:id="147" w:author="Clay Cressler" w:date="2026-06-12T13:49:00Z" w16du:dateUtc="2026-06-12T18:49:00Z">
        <w:r w:rsidR="00C4213F">
          <w:rPr>
            <w:rFonts w:eastAsiaTheme="minorEastAsia"/>
          </w:rPr>
          <w:t>recovery</w:t>
        </w:r>
      </w:ins>
      <w:r>
        <w:rPr>
          <w:rFonts w:eastAsiaTheme="minorEastAsia"/>
        </w:rPr>
        <w:t xml:space="preserve"> varies between 0 and 1 for Th2 between 400-600</w:t>
      </w:r>
      <w:commentRangeEnd w:id="143"/>
      <w:r w:rsidR="00415744">
        <w:rPr>
          <w:rStyle w:val="CommentReference"/>
          <w:rFonts w:eastAsiaTheme="minorEastAsia"/>
          <w:sz w:val="24"/>
          <w:szCs w:val="24"/>
        </w:rPr>
        <w:commentReference w:id="143"/>
      </w:r>
      <w:commentRangeEnd w:id="144"/>
      <w:r w:rsidR="00C93476">
        <w:rPr>
          <w:rStyle w:val="CommentReference"/>
          <w:rFonts w:eastAsiaTheme="minorEastAsia"/>
          <w:sz w:val="24"/>
          <w:szCs w:val="24"/>
        </w:rPr>
        <w:commentReference w:id="144"/>
      </w:r>
      <w:commentRangeEnd w:id="145"/>
      <w:r w:rsidR="00B441FC">
        <w:rPr>
          <w:rStyle w:val="CommentReference"/>
          <w:rFonts w:eastAsiaTheme="minorEastAsia"/>
          <w:sz w:val="24"/>
          <w:szCs w:val="24"/>
        </w:rPr>
        <w:commentReference w:id="145"/>
      </w:r>
      <w:r>
        <w:rPr>
          <w:rFonts w:eastAsiaTheme="minorEastAsia"/>
        </w:rPr>
        <w:t>.</w:t>
      </w:r>
    </w:p>
    <w:p w14:paraId="5A7F7150" w14:textId="77777777" w:rsidR="005C5845" w:rsidRDefault="005C5845" w:rsidP="005C5845">
      <w:pPr>
        <w:rPr>
          <w:rFonts w:eastAsiaTheme="minorEastAsia"/>
        </w:rPr>
      </w:pPr>
    </w:p>
    <w:p w14:paraId="662AF6C8" w14:textId="21CF1442" w:rsidR="005C5845" w:rsidRDefault="005C5845" w:rsidP="005C5845">
      <w:r>
        <w:t xml:space="preserve">With this intuition developed, we can consider the epidemiological and evolutionary dynamics that result from different immunological landscapes, specified by varying the minimum Th2 of the probability distribution from which the initial immune state is drawn for each new infection. Fig. 2 shows the epidemiological dynamics that occur as the parasite is evolving.  In general, we observe a decrease in prevalence as we increase the minimum number of Th2 cells </w:t>
      </w:r>
      <w:r w:rsidR="00E60C26">
        <w:t>at the onset of</w:t>
      </w:r>
      <w:r>
        <w:t xml:space="preserve"> infection (main panel), reflecting an </w:t>
      </w:r>
      <w:commentRangeStart w:id="148"/>
      <w:commentRangeStart w:id="149"/>
      <w:r>
        <w:t xml:space="preserve">increase in the probability of infection clearance </w:t>
      </w:r>
      <w:commentRangeEnd w:id="148"/>
      <w:r w:rsidR="00415744">
        <w:rPr>
          <w:rStyle w:val="CommentReference"/>
          <w:sz w:val="24"/>
          <w:szCs w:val="24"/>
        </w:rPr>
        <w:commentReference w:id="148"/>
      </w:r>
      <w:commentRangeEnd w:id="149"/>
      <w:r w:rsidR="00914DAE">
        <w:rPr>
          <w:rStyle w:val="CommentReference"/>
          <w:sz w:val="24"/>
          <w:szCs w:val="24"/>
        </w:rPr>
        <w:commentReference w:id="149"/>
      </w:r>
      <w:r>
        <w:t xml:space="preserve">with a higher initial Th2 (Fig. 1; Fig. 4A). The blue points and top left panel show the epidemiological dynamics </w:t>
      </w:r>
      <w:commentRangeStart w:id="150"/>
      <w:commentRangeStart w:id="151"/>
      <w:r>
        <w:t>when the immune system is very likely to be Th1-biased (minimum Th2=200</w:t>
      </w:r>
      <w:del w:id="152" w:author="Clay Cressler" w:date="2026-06-12T13:49:00Z" w16du:dateUtc="2026-06-12T18:49:00Z">
        <w:r w:rsidR="00DE7E8B">
          <w:delText>)</w:delText>
        </w:r>
        <w:commentRangeEnd w:id="150"/>
        <w:r w:rsidR="000C6350">
          <w:rPr>
            <w:rStyle w:val="CommentReference"/>
            <w:sz w:val="24"/>
            <w:szCs w:val="24"/>
          </w:rPr>
          <w:commentReference w:id="150"/>
        </w:r>
        <w:commentRangeEnd w:id="151"/>
        <w:r w:rsidR="008E1AE2">
          <w:rPr>
            <w:rStyle w:val="CommentReference"/>
            <w:sz w:val="24"/>
            <w:szCs w:val="24"/>
          </w:rPr>
          <w:commentReference w:id="151"/>
        </w:r>
        <w:r w:rsidR="00DE7E8B">
          <w:delText>.</w:delText>
        </w:r>
      </w:del>
      <w:ins w:id="153" w:author="Clay Cressler" w:date="2026-06-12T13:49:00Z" w16du:dateUtc="2026-06-12T18:49:00Z">
        <w:r>
          <w:t>).</w:t>
        </w:r>
      </w:ins>
      <w:r>
        <w:t xml:space="preserve"> </w:t>
      </w:r>
      <w:r w:rsidR="00E60C26">
        <w:t>In this scenario, w</w:t>
      </w:r>
      <w:r>
        <w:t>e observed no epidemic fadeouts and prevalence is nearly 100%. Conversely, the green points and bottom left panel show the epidemiological dynamics when the immune system is Th2-biased (</w:t>
      </w:r>
      <w:commentRangeStart w:id="154"/>
      <w:r>
        <w:t>minimum Th2=700</w:t>
      </w:r>
      <w:commentRangeEnd w:id="154"/>
      <w:r w:rsidR="0035241D">
        <w:rPr>
          <w:rStyle w:val="CommentReference"/>
          <w:sz w:val="24"/>
          <w:szCs w:val="24"/>
        </w:rPr>
        <w:commentReference w:id="154"/>
      </w:r>
      <w:r>
        <w:t xml:space="preserve">). </w:t>
      </w:r>
      <w:r w:rsidR="00E60C26">
        <w:t>Here, e</w:t>
      </w:r>
      <w:commentRangeStart w:id="155"/>
      <w:r>
        <w:t xml:space="preserve">pidemic fadeouts are common; meanwhile, in those populations where the infection becomes endemic, prevalence reaches an approximate steady state around 25%. </w:t>
      </w:r>
      <w:commentRangeEnd w:id="155"/>
      <w:r w:rsidR="00415744">
        <w:rPr>
          <w:rStyle w:val="CommentReference"/>
          <w:sz w:val="24"/>
          <w:szCs w:val="24"/>
        </w:rPr>
        <w:commentReference w:id="155"/>
      </w:r>
      <w:r>
        <w:t xml:space="preserve">The orange points and middle left panel show the epidemiological dynamics when there is moderate Th2 bias (minimum Th2=575). Here we observe much more variability in the final prevalence across simulations and it is also clear </w:t>
      </w:r>
      <w:r>
        <w:lastRenderedPageBreak/>
        <w:t xml:space="preserve">that we have not yet reached a steady state; this is because the </w:t>
      </w:r>
      <w:commentRangeStart w:id="156"/>
      <w:commentRangeStart w:id="157"/>
      <w:commentRangeStart w:id="158"/>
      <w:r>
        <w:t xml:space="preserve">eco-evolutionary dynamics are still occurring </w:t>
      </w:r>
      <w:commentRangeEnd w:id="156"/>
      <w:r w:rsidR="00415744">
        <w:rPr>
          <w:rStyle w:val="CommentReference"/>
          <w:sz w:val="24"/>
          <w:szCs w:val="24"/>
        </w:rPr>
        <w:commentReference w:id="156"/>
      </w:r>
      <w:commentRangeEnd w:id="157"/>
      <w:r w:rsidR="003B7667">
        <w:rPr>
          <w:rStyle w:val="CommentReference"/>
          <w:sz w:val="24"/>
          <w:szCs w:val="24"/>
        </w:rPr>
        <w:commentReference w:id="157"/>
      </w:r>
      <w:commentRangeEnd w:id="158"/>
      <w:r w:rsidR="00B83F2D">
        <w:rPr>
          <w:rStyle w:val="CommentReference"/>
          <w:sz w:val="24"/>
          <w:szCs w:val="24"/>
        </w:rPr>
        <w:commentReference w:id="158"/>
      </w:r>
      <w:r>
        <w:t xml:space="preserve">(Fig. 3). At this intermediate Th2 bias, the eco-evolutionary dynamics do not reach a steady state, even after 1500 timesteps and there is considerable variation between stochastic replicate simulations </w:t>
      </w:r>
      <w:commentRangeStart w:id="159"/>
      <w:r>
        <w:t>(Supplementary Figure S1).</w:t>
      </w:r>
      <w:commentRangeEnd w:id="159"/>
      <w:r w:rsidR="001F0FAC">
        <w:rPr>
          <w:rStyle w:val="CommentReference"/>
          <w:sz w:val="24"/>
          <w:szCs w:val="24"/>
        </w:rPr>
        <w:commentReference w:id="159"/>
      </w:r>
    </w:p>
    <w:p w14:paraId="194A4601" w14:textId="77777777" w:rsidR="005C5845" w:rsidRDefault="005C5845" w:rsidP="005C5845"/>
    <w:p w14:paraId="516C44B1" w14:textId="6A971A96" w:rsidR="005C5845" w:rsidRDefault="005C5845" w:rsidP="005C5845">
      <w:r>
        <w:t xml:space="preserve">Evolutionarily, we see that when the immune system is Th1-biased (minimum Th2=200; top left panel of Fig. 3), </w:t>
      </w:r>
      <w:commentRangeStart w:id="160"/>
      <w:r>
        <w:t>virulence evolves to be very low as chronic infections are very likely</w:t>
      </w:r>
      <w:commentRangeEnd w:id="160"/>
      <w:r w:rsidR="00507A4D">
        <w:rPr>
          <w:rStyle w:val="CommentReference"/>
          <w:sz w:val="24"/>
          <w:szCs w:val="24"/>
        </w:rPr>
        <w:commentReference w:id="160"/>
      </w:r>
      <w:r>
        <w:t xml:space="preserve">. Conversely, when the immune system is Th2-biased (minimum Th2=700; bottom left panel of Fig. 3), virulence evolves to be high as acute infections are very likely. When there is moderate Th2 bias (minimum Th2=575), the evolutionary outcomes are highly variable; overall, most simulations are evolving towards lower virulence, but many have maintained very high virulence throughout the entire simulation run, </w:t>
      </w:r>
      <w:commentRangeStart w:id="161"/>
      <w:commentRangeStart w:id="162"/>
      <w:r>
        <w:t>implying that virulence evolution is much less predictable</w:t>
      </w:r>
      <w:commentRangeEnd w:id="161"/>
      <w:r w:rsidR="008C1D6F">
        <w:rPr>
          <w:rStyle w:val="CommentReference"/>
          <w:sz w:val="24"/>
          <w:szCs w:val="24"/>
        </w:rPr>
        <w:commentReference w:id="161"/>
      </w:r>
      <w:commentRangeEnd w:id="162"/>
      <w:r w:rsidR="00356517">
        <w:rPr>
          <w:rStyle w:val="CommentReference"/>
          <w:sz w:val="24"/>
          <w:szCs w:val="24"/>
        </w:rPr>
        <w:commentReference w:id="162"/>
      </w:r>
      <w:r>
        <w:t xml:space="preserve">. For moderate Th2 bias, this variability can persist for a long time; although most simulations have reached low virulence by 1500 timesteps, there are still multiple replicates with higher-than-expected virulence (Supplementary Fig. S1). Overall, as the immune system becomes more Th2-biased and </w:t>
      </w:r>
      <w:commentRangeStart w:id="163"/>
      <w:r>
        <w:t>acute infections are more likely</w:t>
      </w:r>
      <w:commentRangeEnd w:id="163"/>
      <w:r w:rsidR="00897EA8">
        <w:rPr>
          <w:rStyle w:val="CommentReference"/>
          <w:sz w:val="24"/>
          <w:szCs w:val="24"/>
        </w:rPr>
        <w:commentReference w:id="163"/>
      </w:r>
      <w:r>
        <w:t>, parasite virulence evolves to be higher (Fig. 3, main panel).</w:t>
      </w:r>
    </w:p>
    <w:p w14:paraId="41941A36" w14:textId="77777777" w:rsidR="005C5845" w:rsidRDefault="005C5845" w:rsidP="005C5845"/>
    <w:p w14:paraId="69BE5046" w14:textId="4345D968" w:rsidR="005C5845" w:rsidRDefault="005C5845" w:rsidP="005C5845">
      <w:r>
        <w:t xml:space="preserve">Figure 4 visualizes how evolution of virulence across different immune landscapes has modified parasite fitness components. We examine only the first 500 timesteps of each simulation to avoid issues with right-censoring of infection duration. When the initial immune state is likely Th1-biased (that is, when the initial number of Th2 cells is low), parasite evolution reduces the probability of </w:t>
      </w:r>
      <w:del w:id="164" w:author="Clay Cressler" w:date="2026-06-12T13:49:00Z" w16du:dateUtc="2026-06-12T18:49:00Z">
        <w:r w:rsidR="005C3D75">
          <w:delText>clearance</w:delText>
        </w:r>
      </w:del>
      <w:ins w:id="165" w:author="Clay Cressler" w:date="2026-06-12T13:49:00Z" w16du:dateUtc="2026-06-12T18:49:00Z">
        <w:r w:rsidR="00C4213F">
          <w:t>recovery</w:t>
        </w:r>
      </w:ins>
      <w:r>
        <w:t xml:space="preserve">, whereas the probability of </w:t>
      </w:r>
      <w:commentRangeStart w:id="166"/>
      <w:commentRangeStart w:id="167"/>
      <w:del w:id="168" w:author="Clay Cressler" w:date="2026-06-12T13:49:00Z" w16du:dateUtc="2026-06-12T18:49:00Z">
        <w:r w:rsidR="005C3D75">
          <w:delText>clearance</w:delText>
        </w:r>
      </w:del>
      <w:ins w:id="169" w:author="Clay Cressler" w:date="2026-06-12T13:49:00Z" w16du:dateUtc="2026-06-12T18:49:00Z">
        <w:r w:rsidR="00C4213F">
          <w:t>recovery</w:t>
        </w:r>
      </w:ins>
      <w:r>
        <w:t xml:space="preserve"> remains relatively fixed over eco-evolutionary time when the immune state is likely Th2-biased</w:t>
      </w:r>
      <w:commentRangeEnd w:id="166"/>
      <w:r w:rsidR="006578D1">
        <w:rPr>
          <w:rStyle w:val="CommentReference"/>
          <w:sz w:val="24"/>
          <w:szCs w:val="24"/>
        </w:rPr>
        <w:commentReference w:id="166"/>
      </w:r>
      <w:commentRangeEnd w:id="167"/>
      <w:r w:rsidR="00D23381">
        <w:rPr>
          <w:rStyle w:val="CommentReference"/>
          <w:sz w:val="24"/>
          <w:szCs w:val="24"/>
        </w:rPr>
        <w:commentReference w:id="167"/>
      </w:r>
      <w:r>
        <w:t xml:space="preserve"> (compare the red lines [Th1-biased] to the blue lines [Th2-biased] in Fig. 4A). Note, however, that the probability of </w:t>
      </w:r>
      <w:del w:id="170" w:author="Clay Cressler" w:date="2026-06-12T13:49:00Z" w16du:dateUtc="2026-06-12T18:49:00Z">
        <w:r w:rsidR="005C3D75">
          <w:delText>clearance</w:delText>
        </w:r>
      </w:del>
      <w:ins w:id="171" w:author="Clay Cressler" w:date="2026-06-12T13:49:00Z" w16du:dateUtc="2026-06-12T18:49:00Z">
        <w:r w:rsidR="00C4213F">
          <w:t>recovery</w:t>
        </w:r>
      </w:ins>
      <w:r>
        <w:t xml:space="preserve"> remains positive, indicating that not all infections are chronic even in the most Th1-biased immune landscapes. Unsurprisingly, as </w:t>
      </w:r>
      <w:del w:id="172" w:author="Clay Cressler" w:date="2026-06-12T13:49:00Z" w16du:dateUtc="2026-06-12T18:49:00Z">
        <w:r w:rsidR="00817969">
          <w:delText>clearance</w:delText>
        </w:r>
      </w:del>
      <w:ins w:id="173" w:author="Clay Cressler" w:date="2026-06-12T13:49:00Z" w16du:dateUtc="2026-06-12T18:49:00Z">
        <w:r w:rsidR="00C4213F">
          <w:t>recovery</w:t>
        </w:r>
      </w:ins>
      <w:r>
        <w:t xml:space="preserve"> probability declines in Th1-biased immune landscapes, infection duration increases (red lines in Fig. 4B). </w:t>
      </w:r>
      <w:commentRangeStart w:id="174"/>
      <w:commentRangeStart w:id="175"/>
      <w:r>
        <w:t xml:space="preserve">More surprisingly, given the fact that virulence is increasing in Th2-biased landscapes (Fig. 3), infection duration remains relatively constant (blue lines in </w:t>
      </w:r>
      <w:commentRangeStart w:id="176"/>
      <w:r>
        <w:t>Fig. 4B</w:t>
      </w:r>
      <w:commentRangeEnd w:id="176"/>
      <w:r w:rsidR="000D7EEF">
        <w:rPr>
          <w:rStyle w:val="CommentReference"/>
          <w:sz w:val="24"/>
          <w:szCs w:val="24"/>
        </w:rPr>
        <w:commentReference w:id="176"/>
      </w:r>
      <w:r>
        <w:t xml:space="preserve">), a point we return to in the Discussion. </w:t>
      </w:r>
      <w:commentRangeEnd w:id="174"/>
      <w:r w:rsidR="000D7EEF">
        <w:rPr>
          <w:rStyle w:val="CommentReference"/>
          <w:sz w:val="24"/>
          <w:szCs w:val="24"/>
        </w:rPr>
        <w:commentReference w:id="174"/>
      </w:r>
      <w:commentRangeEnd w:id="175"/>
      <w:r w:rsidR="00D67A0E">
        <w:rPr>
          <w:rStyle w:val="CommentReference"/>
          <w:sz w:val="24"/>
          <w:szCs w:val="24"/>
        </w:rPr>
        <w:commentReference w:id="175"/>
      </w:r>
      <w:r>
        <w:t xml:space="preserve">Finally, evolution of reduced virulence in Th1-biased landscapes leads to lower peak parasite </w:t>
      </w:r>
      <w:del w:id="177" w:author="Clay Cressler" w:date="2026-06-12T13:49:00Z" w16du:dateUtc="2026-06-12T18:49:00Z">
        <w:r w:rsidR="00817969">
          <w:delText>abundance</w:delText>
        </w:r>
        <w:r w:rsidR="00FE3FD3">
          <w:delText xml:space="preserve"> (</w:delText>
        </w:r>
      </w:del>
      <w:r>
        <w:t>biomass</w:t>
      </w:r>
      <w:del w:id="178" w:author="Clay Cressler" w:date="2026-06-12T13:49:00Z" w16du:dateUtc="2026-06-12T18:49:00Z">
        <w:r w:rsidR="00FE3FD3">
          <w:delText>)</w:delText>
        </w:r>
        <w:r w:rsidR="00817969">
          <w:delText>,</w:delText>
        </w:r>
      </w:del>
      <w:ins w:id="179" w:author="Clay Cressler" w:date="2026-06-12T13:49:00Z" w16du:dateUtc="2026-06-12T18:49:00Z">
        <w:r>
          <w:t>,</w:t>
        </w:r>
      </w:ins>
      <w:r>
        <w:t xml:space="preserve"> whereas evolution of increased virulence in Th2-biased landscapes leads to higher peak parasite abundance (Fig. 4C). Combining the insights from Figs. 2</w:t>
      </w:r>
      <w:del w:id="180" w:author="Clay Cressler" w:date="2026-06-12T13:49:00Z" w16du:dateUtc="2026-06-12T18:49:00Z">
        <w:r w:rsidR="00005B20">
          <w:sym w:font="Symbol" w:char="F02D"/>
        </w:r>
      </w:del>
      <w:ins w:id="181" w:author="Clay Cressler" w:date="2026-06-12T13:49:00Z" w16du:dateUtc="2026-06-12T18:49:00Z">
        <w:r w:rsidR="00A401F7">
          <w:t>-</w:t>
        </w:r>
      </w:ins>
      <w:r>
        <w:t xml:space="preserve">4, we see that Th1-biased immune landscapes lead to the evolution of reduced virulence, which reduces </w:t>
      </w:r>
      <w:del w:id="182" w:author="Clay Cressler" w:date="2026-06-12T13:49:00Z" w16du:dateUtc="2026-06-12T18:49:00Z">
        <w:r w:rsidR="00817969">
          <w:delText>clearance</w:delText>
        </w:r>
      </w:del>
      <w:ins w:id="183" w:author="Clay Cressler" w:date="2026-06-12T13:49:00Z" w16du:dateUtc="2026-06-12T18:49:00Z">
        <w:r w:rsidR="00C4213F">
          <w:t>recovery</w:t>
        </w:r>
      </w:ins>
      <w:r>
        <w:t xml:space="preserve"> probability and increases infection duration, leading to high prevalence of infection within the host population. </w:t>
      </w:r>
      <w:commentRangeStart w:id="184"/>
      <w:r>
        <w:t xml:space="preserve">Th2-biased immune landscapes lead to the evolution of increased virulence, </w:t>
      </w:r>
      <w:commentRangeStart w:id="185"/>
      <w:r>
        <w:t xml:space="preserve">which </w:t>
      </w:r>
      <w:del w:id="186" w:author="Clay Cressler" w:date="2026-06-12T13:49:00Z" w16du:dateUtc="2026-06-12T18:49:00Z">
        <w:r w:rsidR="00817969">
          <w:delText>increase</w:delText>
        </w:r>
        <w:commentRangeEnd w:id="185"/>
        <w:r w:rsidR="005754AF">
          <w:rPr>
            <w:rStyle w:val="CommentReference"/>
            <w:sz w:val="24"/>
            <w:szCs w:val="24"/>
          </w:rPr>
          <w:commentReference w:id="185"/>
        </w:r>
        <w:r w:rsidR="00366964">
          <w:delText>s</w:delText>
        </w:r>
      </w:del>
      <w:ins w:id="187" w:author="Clay Cressler" w:date="2026-06-12T13:49:00Z" w16du:dateUtc="2026-06-12T18:49:00Z">
        <w:r>
          <w:t>increases</w:t>
        </w:r>
      </w:ins>
      <w:r>
        <w:t xml:space="preserve"> peak parasite abundance, thereby increasing transmission, but without reducing the high </w:t>
      </w:r>
      <w:del w:id="188" w:author="Clay Cressler" w:date="2026-06-12T13:49:00Z" w16du:dateUtc="2026-06-12T18:49:00Z">
        <w:r w:rsidR="00817969">
          <w:delText>clearance</w:delText>
        </w:r>
      </w:del>
      <w:ins w:id="189" w:author="Clay Cressler" w:date="2026-06-12T13:49:00Z" w16du:dateUtc="2026-06-12T18:49:00Z">
        <w:r w:rsidR="00C4213F">
          <w:t>recovery</w:t>
        </w:r>
      </w:ins>
      <w:r>
        <w:t xml:space="preserve"> probability, which leads to low prevalence of infection.</w:t>
      </w:r>
      <w:commentRangeEnd w:id="184"/>
      <w:r w:rsidR="00677FCC">
        <w:rPr>
          <w:rStyle w:val="CommentReference"/>
          <w:sz w:val="24"/>
          <w:szCs w:val="24"/>
        </w:rPr>
        <w:commentReference w:id="184"/>
      </w:r>
    </w:p>
    <w:p w14:paraId="451A7248" w14:textId="77777777" w:rsidR="005C5845" w:rsidRDefault="005C5845" w:rsidP="005C5845"/>
    <w:p w14:paraId="229F20BB" w14:textId="65827680" w:rsidR="005C5845" w:rsidRDefault="005C5845" w:rsidP="005C5845">
      <w:r>
        <w:t xml:space="preserve">Finally, to confirm that it is the </w:t>
      </w:r>
      <w:commentRangeStart w:id="190"/>
      <w:r>
        <w:t xml:space="preserve">acute versus chronic infection probability </w:t>
      </w:r>
      <w:commentRangeEnd w:id="190"/>
      <w:r w:rsidR="0058134C">
        <w:rPr>
          <w:rStyle w:val="CommentReference"/>
          <w:sz w:val="24"/>
          <w:szCs w:val="24"/>
        </w:rPr>
        <w:commentReference w:id="190"/>
      </w:r>
      <w:r>
        <w:t xml:space="preserve">that is driving the evolutionary and epidemiological outcomes, we consider the evolution of virulence in </w:t>
      </w:r>
      <w:r w:rsidRPr="000F60A1">
        <w:rPr>
          <w:rPrChange w:id="191" w:author="Clay Cressler" w:date="2026-06-12T13:49:00Z" w16du:dateUtc="2026-06-12T18:49:00Z">
            <w:rPr>
              <w:highlight w:val="yellow"/>
            </w:rPr>
          </w:rPrChange>
        </w:rPr>
        <w:t>a</w:t>
      </w:r>
      <w:r>
        <w:t xml:space="preserve"> greatly simplified </w:t>
      </w:r>
      <w:commentRangeStart w:id="192"/>
      <w:r>
        <w:t>system</w:t>
      </w:r>
      <w:commentRangeEnd w:id="192"/>
      <w:r w:rsidR="009A16F6">
        <w:rPr>
          <w:rStyle w:val="CommentReference"/>
          <w:sz w:val="24"/>
          <w:szCs w:val="24"/>
        </w:rPr>
        <w:commentReference w:id="192"/>
      </w:r>
      <w:r>
        <w:t xml:space="preserve">: </w:t>
      </w:r>
    </w:p>
    <w:p w14:paraId="4DB760FA" w14:textId="77777777" w:rsidR="005C5845" w:rsidRDefault="005C5845" w:rsidP="005C5845"/>
    <w:tbl>
      <w:tblPr>
        <w:tblStyle w:val="TableGrid"/>
        <w:tblW w:w="0" w:type="auto"/>
        <w:tblLook w:val="04A0" w:firstRow="1" w:lastRow="0" w:firstColumn="1" w:lastColumn="0" w:noHBand="0" w:noVBand="1"/>
      </w:tblPr>
      <w:tblGrid>
        <w:gridCol w:w="8865"/>
        <w:gridCol w:w="485"/>
      </w:tblGrid>
      <w:tr w:rsidR="005C5845" w14:paraId="747C1CA2" w14:textId="77777777" w:rsidTr="00906287">
        <w:tc>
          <w:tcPr>
            <w:tcW w:w="8905" w:type="dxa"/>
          </w:tcPr>
          <w:p w14:paraId="0F1035C2" w14:textId="77777777" w:rsidR="005C5845" w:rsidRPr="00BF54E6" w:rsidRDefault="005C5845" w:rsidP="00906287">
            <w:pPr>
              <w:rPr>
                <w:rFonts w:eastAsiaTheme="minorEastAsia"/>
                <w:iCs/>
              </w:rPr>
            </w:pPr>
            <m:oMathPara>
              <m:oMath>
                <m:f>
                  <m:fPr>
                    <m:ctrlPr>
                      <w:rPr>
                        <w:rFonts w:ascii="Cambria Math" w:hAnsi="Cambria Math"/>
                        <w:i/>
                        <w:iCs/>
                      </w:rPr>
                    </m:ctrlPr>
                  </m:fPr>
                  <m:num>
                    <m:r>
                      <w:rPr>
                        <w:rFonts w:ascii="Cambria Math" w:hAnsi="Cambria Math"/>
                      </w:rPr>
                      <m:t>dS</m:t>
                    </m:r>
                  </m:num>
                  <m:den>
                    <m:r>
                      <w:rPr>
                        <w:rFonts w:ascii="Cambria Math" w:hAnsi="Cambria Math"/>
                      </w:rPr>
                      <m:t>dt</m:t>
                    </m:r>
                  </m:den>
                </m:f>
                <m:r>
                  <w:rPr>
                    <w:rFonts w:ascii="Cambria Math" w:hAnsi="Cambria Math"/>
                  </w:rPr>
                  <m:t>=b</m:t>
                </m:r>
                <m:d>
                  <m:dPr>
                    <m:ctrlPr>
                      <w:rPr>
                        <w:rFonts w:ascii="Cambria Math" w:hAnsi="Cambria Math"/>
                        <w:i/>
                        <w:iCs/>
                      </w:rPr>
                    </m:ctrlPr>
                  </m:dPr>
                  <m:e>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e>
                </m:d>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c</m:t>
                            </m:r>
                          </m:sub>
                        </m:sSub>
                      </m:num>
                      <m:den>
                        <m:r>
                          <w:rPr>
                            <w:rFonts w:ascii="Cambria Math" w:hAnsi="Cambria Math"/>
                          </w:rPr>
                          <m:t>K</m:t>
                        </m:r>
                      </m:den>
                    </m:f>
                  </m:e>
                </m:d>
                <m:r>
                  <w:rPr>
                    <w:rFonts w:ascii="Cambria Math" w:hAnsi="Cambria Math"/>
                  </w:rPr>
                  <m:t>-μS-β</m:t>
                </m:r>
                <m:d>
                  <m:dPr>
                    <m:ctrlPr>
                      <w:rPr>
                        <w:rFonts w:ascii="Cambria Math" w:hAnsi="Cambria Math"/>
                        <w:i/>
                        <w:iCs/>
                      </w:rPr>
                    </m:ctrlPr>
                  </m:dPr>
                  <m:e>
                    <m:r>
                      <w:rPr>
                        <w:rFonts w:ascii="Cambria Math" w:hAnsi="Cambria Math"/>
                      </w:rPr>
                      <m:t>v</m:t>
                    </m:r>
                  </m:e>
                </m:d>
                <m:d>
                  <m:dPr>
                    <m:ctrlPr>
                      <w:rPr>
                        <w:rFonts w:ascii="Cambria Math" w:hAnsi="Cambria Math"/>
                        <w:i/>
                        <w:iCs/>
                      </w:rPr>
                    </m:ctrlPr>
                  </m:dPr>
                  <m:e>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e>
                </m:d>
                <m:r>
                  <w:rPr>
                    <w:rFonts w:ascii="Cambria Math" w:hAnsi="Cambria Math"/>
                  </w:rPr>
                  <m:t>S+γ</m:t>
                </m:r>
                <m:sSub>
                  <m:sSubPr>
                    <m:ctrlPr>
                      <w:rPr>
                        <w:rFonts w:ascii="Cambria Math" w:hAnsi="Cambria Math"/>
                        <w:i/>
                        <w:iCs/>
                      </w:rPr>
                    </m:ctrlPr>
                  </m:sSubPr>
                  <m:e>
                    <m:r>
                      <w:rPr>
                        <w:rFonts w:ascii="Cambria Math" w:hAnsi="Cambria Math"/>
                      </w:rPr>
                      <m:t>I</m:t>
                    </m:r>
                  </m:e>
                  <m:sub>
                    <m:r>
                      <w:rPr>
                        <w:rFonts w:ascii="Cambria Math" w:hAnsi="Cambria Math"/>
                      </w:rPr>
                      <m:t>a</m:t>
                    </m:r>
                  </m:sub>
                </m:sSub>
              </m:oMath>
            </m:oMathPara>
          </w:p>
          <w:p w14:paraId="7BEB0C45" w14:textId="77777777" w:rsidR="005C5845" w:rsidRPr="0080231D" w:rsidRDefault="005C5845"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num>
                  <m:den>
                    <m:r>
                      <w:rPr>
                        <w:rFonts w:ascii="Cambria Math" w:eastAsiaTheme="minorEastAsia" w:hAnsi="Cambria Math"/>
                      </w:rPr>
                      <m:t>dt</m:t>
                    </m:r>
                  </m:den>
                </m:f>
                <m:r>
                  <w:rPr>
                    <w:rFonts w:ascii="Cambria Math" w:eastAsiaTheme="minorEastAsia" w:hAnsi="Cambria Math"/>
                  </w:rPr>
                  <m:t>=p</m:t>
                </m:r>
                <m:r>
                  <w:rPr>
                    <w:rFonts w:ascii="Cambria Math" w:hAnsi="Cambria Math"/>
                  </w:rPr>
                  <m:t>β(v)(</m:t>
                </m:r>
                <m:sSub>
                  <m:sSubPr>
                    <m:ctrlPr>
                      <w:rPr>
                        <w:rFonts w:ascii="Cambria Math" w:hAnsi="Cambria Math"/>
                        <w:i/>
                        <w:iCs/>
                      </w:rPr>
                    </m:ctrlPr>
                  </m:sSubPr>
                  <m:e>
                    <m: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iCs/>
                      </w:rPr>
                    </m:ctrlPr>
                  </m:sSubPr>
                  <m:e>
                    <m:r>
                      <w:rPr>
                        <w:rFonts w:ascii="Cambria Math" w:hAnsi="Cambria Math"/>
                      </w:rPr>
                      <m:t>I</m:t>
                    </m:r>
                  </m:e>
                  <m:sub>
                    <m:r>
                      <w:rPr>
                        <w:rFonts w:ascii="Cambria Math" w:hAnsi="Cambria Math"/>
                      </w:rPr>
                      <m:t>c</m:t>
                    </m:r>
                  </m:sub>
                </m:sSub>
                <m:r>
                  <w:rPr>
                    <w:rFonts w:ascii="Cambria Math" w:hAnsi="Cambria Math"/>
                  </w:rPr>
                  <m:t>)S</m:t>
                </m:r>
                <m:r>
                  <w:rPr>
                    <w:rFonts w:ascii="Cambria Math" w:eastAsiaTheme="minorEastAsia" w:hAnsi="Cambria Math"/>
                  </w:rPr>
                  <m:t>-(v+γ+μ)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oMath>
            </m:oMathPara>
          </w:p>
          <w:p w14:paraId="0342A722" w14:textId="77777777" w:rsidR="005C5845" w:rsidRPr="001D3A81" w:rsidRDefault="005C5845" w:rsidP="00906287">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d</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num>
                  <m:den>
                    <m:r>
                      <w:rPr>
                        <w:rFonts w:ascii="Cambria Math" w:eastAsiaTheme="minorEastAsia" w:hAnsi="Cambria Math"/>
                      </w:rPr>
                      <m:t>dt</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1-p</m:t>
                    </m:r>
                  </m:e>
                </m:d>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v</m:t>
                    </m:r>
                  </m:e>
                </m:d>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e>
                </m:d>
                <m:r>
                  <w:rPr>
                    <w:rFonts w:ascii="Cambria Math" w:eastAsiaTheme="minorEastAsia" w:hAnsi="Cambria Math"/>
                  </w:rPr>
                  <m:t>S-(v+μ)</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c</m:t>
                    </m:r>
                  </m:sub>
                </m:sSub>
              </m:oMath>
            </m:oMathPara>
          </w:p>
        </w:tc>
        <w:tc>
          <w:tcPr>
            <w:tcW w:w="445" w:type="dxa"/>
          </w:tcPr>
          <w:p w14:paraId="2F1284C4" w14:textId="77777777" w:rsidR="005C5845" w:rsidRDefault="005C5845" w:rsidP="00906287">
            <w:pPr>
              <w:jc w:val="center"/>
              <w:rPr>
                <w:rFonts w:ascii="Arial" w:hAnsi="Arial" w:cs="Arial"/>
                <w:sz w:val="22"/>
                <w:szCs w:val="22"/>
                <w:lang w:val="en-GB"/>
              </w:rPr>
            </w:pPr>
            <w:r>
              <w:rPr>
                <w:rFonts w:ascii="Arial" w:hAnsi="Arial" w:cs="Arial"/>
                <w:sz w:val="22"/>
                <w:szCs w:val="22"/>
                <w:lang w:val="en-GB"/>
              </w:rPr>
              <w:t>(3)</w:t>
            </w:r>
          </w:p>
        </w:tc>
      </w:tr>
    </w:tbl>
    <w:p w14:paraId="586363FE" w14:textId="77777777" w:rsidR="005C5845" w:rsidRDefault="005C5845" w:rsidP="005C5845"/>
    <w:p w14:paraId="77FFEBE6" w14:textId="77777777" w:rsidR="005C5845" w:rsidRDefault="005C5845" w:rsidP="005C5845">
      <w:pPr>
        <w:rPr>
          <w:rFonts w:eastAsiaTheme="minorEastAsia"/>
        </w:rPr>
      </w:pPr>
      <w:r>
        <w:t>In this model, infected hosts are either acutely infected (</w:t>
      </w:r>
      <m:oMath>
        <m:sSub>
          <m:sSubPr>
            <m:ctrlPr>
              <w:rPr>
                <w:rFonts w:ascii="Cambria Math" w:hAnsi="Cambria Math"/>
                <w:i/>
              </w:rPr>
            </m:ctrlPr>
          </m:sSubPr>
          <m:e>
            <m:r>
              <w:rPr>
                <w:rFonts w:ascii="Cambria Math" w:hAnsi="Cambria Math"/>
              </w:rPr>
              <m:t>I</m:t>
            </m:r>
          </m:e>
          <m:sub>
            <m:r>
              <w:rPr>
                <w:rFonts w:ascii="Cambria Math" w:hAnsi="Cambria Math"/>
              </w:rPr>
              <m:t>a</m:t>
            </m:r>
          </m:sub>
        </m:sSub>
      </m:oMath>
      <w:r>
        <w:rPr>
          <w:rFonts w:eastAsiaTheme="minorEastAsia"/>
        </w:rPr>
        <w:t>) or chronically infected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with the probability of entering either infected class determined at infection (</w:t>
      </w:r>
      <m:oMath>
        <m:r>
          <w:rPr>
            <w:rFonts w:ascii="Cambria Math" w:eastAsiaTheme="minorEastAsia" w:hAnsi="Cambria Math"/>
          </w:rPr>
          <m:t>p</m:t>
        </m:r>
      </m:oMath>
      <w:r>
        <w:rPr>
          <w:rFonts w:eastAsiaTheme="minorEastAsia"/>
        </w:rPr>
        <w:t xml:space="preserve">), independent of the virulence of the parasite. Acutely infected hosts die from infection at a rate </w:t>
      </w:r>
      <m:oMath>
        <m:r>
          <w:rPr>
            <w:rFonts w:ascii="Cambria Math" w:eastAsiaTheme="minorEastAsia" w:hAnsi="Cambria Math"/>
          </w:rPr>
          <m:t>v</m:t>
        </m:r>
      </m:oMath>
      <w:r>
        <w:rPr>
          <w:rFonts w:eastAsiaTheme="minorEastAsia"/>
        </w:rPr>
        <w:t xml:space="preserve"> and recover at a rate </w:t>
      </w:r>
      <m:oMath>
        <m:r>
          <w:rPr>
            <w:rFonts w:ascii="Cambria Math" w:eastAsiaTheme="minorEastAsia" w:hAnsi="Cambria Math"/>
          </w:rPr>
          <m:t>γ</m:t>
        </m:r>
      </m:oMath>
      <w:r>
        <w:rPr>
          <w:rFonts w:eastAsiaTheme="minorEastAsia"/>
        </w:rPr>
        <w:t>. We assume a classic virulence-transmission trade-off, such that the transmission rate depends on virulence according to the function</w:t>
      </w:r>
    </w:p>
    <w:p w14:paraId="3009D496" w14:textId="77777777" w:rsidR="005C5845" w:rsidRDefault="005C5845" w:rsidP="005C5845">
      <w:pPr>
        <w:rPr>
          <w:rFonts w:eastAsiaTheme="minorEastAsia"/>
        </w:rPr>
      </w:pPr>
      <m:oMathPara>
        <m:oMath>
          <m:r>
            <w:rPr>
              <w:rFonts w:ascii="Cambria Math" w:eastAsiaTheme="minorEastAsia" w:hAnsi="Cambria Math"/>
            </w:rPr>
            <m:t>β</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h+v</m:t>
              </m:r>
            </m:den>
          </m:f>
          <m:r>
            <w:rPr>
              <w:rFonts w:ascii="Cambria Math" w:eastAsiaTheme="minorEastAsia" w:hAnsi="Cambria Math"/>
            </w:rPr>
            <m:t>.</m:t>
          </m:r>
        </m:oMath>
      </m:oMathPara>
    </w:p>
    <w:p w14:paraId="042D460D" w14:textId="77777777" w:rsidR="005C5845" w:rsidRDefault="005C5845" w:rsidP="005C5845">
      <w:pPr>
        <w:rPr>
          <w:rFonts w:eastAsiaTheme="minorEastAsia"/>
        </w:rPr>
      </w:pPr>
      <w:r>
        <w:rPr>
          <w:rFonts w:eastAsiaTheme="minorEastAsia"/>
        </w:rPr>
        <w:t xml:space="preserve">Note that this assumption is much simpler than our current system, where virulence influences transmission, recovery, and duration of infection. </w:t>
      </w:r>
    </w:p>
    <w:p w14:paraId="57E5261B" w14:textId="77777777" w:rsidR="005C5845" w:rsidRDefault="005C5845" w:rsidP="005C5845">
      <w:pPr>
        <w:rPr>
          <w:rFonts w:eastAsiaTheme="minorEastAsia"/>
        </w:rPr>
      </w:pPr>
    </w:p>
    <w:p w14:paraId="0CF3BB4B" w14:textId="6D361EEC" w:rsidR="005C5845" w:rsidRDefault="005C5845" w:rsidP="005C5845">
      <w:pPr>
        <w:rPr>
          <w:rFonts w:eastAsiaTheme="minorEastAsia"/>
        </w:rPr>
      </w:pPr>
      <w:r>
        <w:rPr>
          <w:rFonts w:eastAsiaTheme="minorEastAsia"/>
        </w:rPr>
        <w:t xml:space="preserve">We use an adaptive dynamics analysis to study the evolution of virulence </w:t>
      </w:r>
      <m:oMath>
        <m:r>
          <w:rPr>
            <w:rFonts w:ascii="Cambria Math" w:eastAsiaTheme="minorEastAsia" w:hAnsi="Cambria Math"/>
          </w:rPr>
          <m:t>v</m:t>
        </m:r>
      </m:oMath>
      <w:r>
        <w:rPr>
          <w:rFonts w:eastAsiaTheme="minorEastAsia"/>
        </w:rPr>
        <w:t xml:space="preserve"> as the probability of an acute infection, </w:t>
      </w:r>
      <m:oMath>
        <m:r>
          <w:rPr>
            <w:rFonts w:ascii="Cambria Math" w:eastAsiaTheme="minorEastAsia" w:hAnsi="Cambria Math"/>
          </w:rPr>
          <m:t>p</m:t>
        </m:r>
      </m:oMath>
      <w:r>
        <w:rPr>
          <w:rFonts w:eastAsiaTheme="minorEastAsia"/>
        </w:rPr>
        <w:t>, varies (</w:t>
      </w:r>
      <w:proofErr w:type="spellStart"/>
      <w:r>
        <w:rPr>
          <w:rFonts w:eastAsiaTheme="minorEastAsia"/>
        </w:rPr>
        <w:t>Geritz</w:t>
      </w:r>
      <w:proofErr w:type="spellEnd"/>
      <w:r>
        <w:rPr>
          <w:rFonts w:eastAsiaTheme="minorEastAsia"/>
        </w:rPr>
        <w:t xml:space="preserve"> et al. </w:t>
      </w:r>
      <w:del w:id="193" w:author="Clay Cressler" w:date="2026-06-12T13:49:00Z" w16du:dateUtc="2026-06-12T18:49:00Z">
        <w:r w:rsidR="0080231D">
          <w:rPr>
            <w:rFonts w:eastAsiaTheme="minorEastAsia"/>
          </w:rPr>
          <w:delText>1997</w:delText>
        </w:r>
      </w:del>
      <w:ins w:id="194" w:author="Clay Cressler" w:date="2026-06-12T13:49:00Z" w16du:dateUtc="2026-06-12T18:49:00Z">
        <w:r>
          <w:rPr>
            <w:rFonts w:eastAsiaTheme="minorEastAsia"/>
          </w:rPr>
          <w:t>1998</w:t>
        </w:r>
      </w:ins>
      <w:r>
        <w:rPr>
          <w:rFonts w:eastAsiaTheme="minorEastAsia"/>
        </w:rPr>
        <w:t xml:space="preserve">; see details in Supplementary Information). This captures the key element of our stochastic individual-based simulations, that variation in initial immune state largely determines the probability that an infection will be acute or chronic. Figure 5A shows the </w:t>
      </w:r>
      <w:commentRangeStart w:id="195"/>
      <w:del w:id="196" w:author="Clay Cressler" w:date="2026-06-12T13:49:00Z" w16du:dateUtc="2026-06-12T18:49:00Z">
        <w:r w:rsidR="00D129A0">
          <w:rPr>
            <w:rFonts w:eastAsiaTheme="minorEastAsia"/>
          </w:rPr>
          <w:delText>evolutionarily</w:delText>
        </w:r>
      </w:del>
      <w:ins w:id="197" w:author="Clay Cressler" w:date="2026-06-12T13:49:00Z" w16du:dateUtc="2026-06-12T18:49:00Z">
        <w:r w:rsidR="00E60C26">
          <w:rPr>
            <w:rFonts w:eastAsiaTheme="minorEastAsia"/>
          </w:rPr>
          <w:t>evolutionary</w:t>
        </w:r>
      </w:ins>
      <w:r w:rsidR="00E60C26">
        <w:rPr>
          <w:rFonts w:eastAsiaTheme="minorEastAsia"/>
        </w:rPr>
        <w:t xml:space="preserve"> stable strategy </w:t>
      </w:r>
      <w:commentRangeEnd w:id="195"/>
      <w:r w:rsidR="00D129A0">
        <w:rPr>
          <w:rStyle w:val="CommentReference"/>
        </w:rPr>
        <w:commentReference w:id="195"/>
      </w:r>
      <w:r w:rsidR="00E60C26">
        <w:rPr>
          <w:rFonts w:eastAsiaTheme="minorEastAsia"/>
        </w:rPr>
        <w:t xml:space="preserve">(ESS) </w:t>
      </w:r>
      <w:ins w:id="198" w:author="Clay Cressler" w:date="2026-06-12T13:49:00Z" w16du:dateUtc="2026-06-12T18:49:00Z">
        <w:r w:rsidR="00E60C26">
          <w:rPr>
            <w:rFonts w:eastAsiaTheme="minorEastAsia"/>
          </w:rPr>
          <w:t>for</w:t>
        </w:r>
        <w:r>
          <w:rPr>
            <w:rFonts w:eastAsiaTheme="minorEastAsia"/>
          </w:rPr>
          <w:t xml:space="preserve"> </w:t>
        </w:r>
      </w:ins>
      <w:r>
        <w:rPr>
          <w:rFonts w:eastAsiaTheme="minorEastAsia"/>
        </w:rPr>
        <w:t xml:space="preserve">virulence, </w:t>
      </w:r>
      <m:oMath>
        <m:acc>
          <m:accPr>
            <m:ctrlPr>
              <w:rPr>
                <w:rFonts w:ascii="Cambria Math" w:eastAsiaTheme="minorEastAsia" w:hAnsi="Cambria Math"/>
                <w:i/>
              </w:rPr>
            </m:ctrlPr>
          </m:accPr>
          <m:e>
            <m:r>
              <w:rPr>
                <w:rFonts w:ascii="Cambria Math" w:eastAsiaTheme="minorEastAsia" w:hAnsi="Cambria Math"/>
              </w:rPr>
              <m:t>v</m:t>
            </m:r>
            <m:ctrlPr>
              <w:rPr>
                <w:rFonts w:ascii="Cambria Math" w:hAnsi="Cambria Math"/>
                <w:i/>
              </w:rPr>
            </m:ctrlPr>
          </m:e>
        </m:acc>
      </m:oMath>
      <w:r>
        <w:rPr>
          <w:rFonts w:eastAsiaTheme="minorEastAsia"/>
        </w:rPr>
        <w:t xml:space="preserve">, as the probability of </w:t>
      </w:r>
      <w:del w:id="199" w:author="Clay Cressler" w:date="2026-06-12T13:49:00Z" w16du:dateUtc="2026-06-12T18:49:00Z">
        <w:r w:rsidR="00817969">
          <w:rPr>
            <w:rFonts w:eastAsiaTheme="minorEastAsia"/>
          </w:rPr>
          <w:delText>clearance</w:delText>
        </w:r>
      </w:del>
      <w:ins w:id="200" w:author="Clay Cressler" w:date="2026-06-12T13:49:00Z" w16du:dateUtc="2026-06-12T18:49:00Z">
        <w:r w:rsidR="00C4213F">
          <w:rPr>
            <w:rFonts w:eastAsiaTheme="minorEastAsia"/>
          </w:rPr>
          <w:t>recovery</w:t>
        </w:r>
      </w:ins>
      <w:r>
        <w:rPr>
          <w:rFonts w:eastAsiaTheme="minorEastAsia"/>
        </w:rPr>
        <w:t xml:space="preserve"> </w:t>
      </w:r>
      <m:oMath>
        <m:r>
          <w:rPr>
            <w:rFonts w:ascii="Cambria Math" w:eastAsiaTheme="minorEastAsia" w:hAnsi="Cambria Math"/>
          </w:rPr>
          <m:t>p</m:t>
        </m:r>
      </m:oMath>
      <w:r>
        <w:rPr>
          <w:rFonts w:eastAsiaTheme="minorEastAsia"/>
        </w:rPr>
        <w:t xml:space="preserve"> increases, for different recovery rates, </w:t>
      </w:r>
      <m:oMath>
        <m:r>
          <w:rPr>
            <w:rFonts w:ascii="Cambria Math" w:eastAsiaTheme="minorEastAsia" w:hAnsi="Cambria Math"/>
          </w:rPr>
          <m:t>γ</m:t>
        </m:r>
      </m:oMath>
      <w:r>
        <w:rPr>
          <w:rFonts w:eastAsiaTheme="minorEastAsia"/>
        </w:rPr>
        <w:t xml:space="preserve">. Fig. 5B shows the ESS virulence as the recovery rate increases for </w:t>
      </w:r>
      <m:oMath>
        <m:r>
          <w:rPr>
            <w:rFonts w:ascii="Cambria Math" w:eastAsiaTheme="minorEastAsia" w:hAnsi="Cambria Math"/>
          </w:rPr>
          <m:t>p=1</m:t>
        </m:r>
      </m:oMath>
      <w:r>
        <w:rPr>
          <w:rFonts w:eastAsiaTheme="minorEastAsia"/>
        </w:rPr>
        <w:t xml:space="preserve">. Fig. 5B thus shows the classic virulence evolution prediction for a simple SIS model with a fixed recovery rate. Fig. 5A shows that the ESS virulence is very low when the probability of an acute infection is low; it remains low for a wide range of </w:t>
      </w:r>
      <m:oMath>
        <m:r>
          <w:rPr>
            <w:rFonts w:ascii="Cambria Math" w:eastAsiaTheme="minorEastAsia" w:hAnsi="Cambria Math"/>
          </w:rPr>
          <m:t>p</m:t>
        </m:r>
      </m:oMath>
      <w:r>
        <w:rPr>
          <w:rFonts w:eastAsiaTheme="minorEastAsia"/>
        </w:rPr>
        <w:t xml:space="preserve"> values and then accelerates to high virulence when the probability of an acute infection is high. Note that this pattern closely mirrors the pattern observed in Fig. </w:t>
      </w:r>
      <w:proofErr w:type="gramStart"/>
      <w:r>
        <w:rPr>
          <w:rFonts w:eastAsiaTheme="minorEastAsia"/>
        </w:rPr>
        <w:t>3, but</w:t>
      </w:r>
      <w:proofErr w:type="gramEnd"/>
      <w:r>
        <w:rPr>
          <w:rFonts w:eastAsiaTheme="minorEastAsia"/>
        </w:rPr>
        <w:t xml:space="preserve"> does not mirror the pattern shown in Fig. 5B. In Fig. 5B, when all infections are acute, increasing the recovery rate causes virulence to increase rapidly. Thus, increasing the probability of an acute infection does not have the same evolutionary effect as increasing the recovery rate. </w:t>
      </w:r>
    </w:p>
    <w:p w14:paraId="7D64EBC8" w14:textId="77777777" w:rsidR="005C5845" w:rsidRDefault="005C5845" w:rsidP="005C5845">
      <w:pPr>
        <w:rPr>
          <w:rFonts w:eastAsiaTheme="minorEastAsia"/>
        </w:rPr>
      </w:pPr>
    </w:p>
    <w:p w14:paraId="23B6590F" w14:textId="77777777" w:rsidR="005C5845" w:rsidRDefault="005C5845" w:rsidP="005C5845">
      <w:pPr>
        <w:rPr>
          <w:rFonts w:eastAsiaTheme="minorEastAsia"/>
          <w:b/>
          <w:bCs/>
        </w:rPr>
      </w:pPr>
      <w:r>
        <w:rPr>
          <w:rFonts w:eastAsiaTheme="minorEastAsia"/>
          <w:b/>
          <w:bCs/>
        </w:rPr>
        <w:t>Discussion</w:t>
      </w:r>
    </w:p>
    <w:p w14:paraId="2583629A" w14:textId="24388629" w:rsidR="005C5845" w:rsidRDefault="005C5845" w:rsidP="005C5845">
      <w:r>
        <w:t>Classic epidemiological theory assumes that recovery rates are fixed, rather than depending on the time since an infection began</w:t>
      </w:r>
      <w:del w:id="201" w:author="Clay Cressler" w:date="2026-06-12T13:49:00Z" w16du:dateUtc="2026-06-12T18:49:00Z">
        <w:r w:rsidR="00441027">
          <w:delText>.</w:delText>
        </w:r>
      </w:del>
      <w:ins w:id="202" w:author="Clay Cressler" w:date="2026-06-12T13:49:00Z" w16du:dateUtc="2026-06-12T18:49:00Z">
        <w:r>
          <w:t xml:space="preserve"> (Greenhalgh &amp; Day 2017).</w:t>
        </w:r>
      </w:ins>
      <w:r>
        <w:t xml:space="preserve"> It also assumes that every infected individual has an identical recovery rate</w:t>
      </w:r>
      <w:ins w:id="203" w:author="Clay Cressler" w:date="2026-06-12T13:49:00Z" w16du:dateUtc="2026-06-12T18:49:00Z">
        <w:r>
          <w:t>, rather than depending on the immune state of the individual</w:t>
        </w:r>
      </w:ins>
      <w:r>
        <w:t>. These assumptions lead to the classic compartmental model of epidemiology that ignores within-host interactions between parasites and the immune system. This modeling framework has been foundational to predicting the epidemiological and evolutionary dynamics of infectious diseases</w:t>
      </w:r>
      <w:del w:id="204" w:author="Clay Cressler" w:date="2026-06-12T13:49:00Z" w16du:dateUtc="2026-06-12T18:49:00Z">
        <w:r w:rsidR="0037095D">
          <w:delText>.</w:delText>
        </w:r>
      </w:del>
      <w:ins w:id="205" w:author="Clay Cressler" w:date="2026-06-12T13:49:00Z" w16du:dateUtc="2026-06-12T18:49:00Z">
        <w:r>
          <w:t xml:space="preserve"> (Anderson &amp; May 1991; Keeling &amp; Rohani 2008).</w:t>
        </w:r>
      </w:ins>
      <w:r>
        <w:t xml:space="preserve"> However, neither of these assumptions </w:t>
      </w:r>
      <w:del w:id="206" w:author="Clay Cressler" w:date="2026-06-12T13:49:00Z" w16du:dateUtc="2026-06-12T18:49:00Z">
        <w:r w:rsidR="009A636A">
          <w:delText>are</w:delText>
        </w:r>
      </w:del>
      <w:ins w:id="207" w:author="Clay Cressler" w:date="2026-06-12T13:49:00Z" w16du:dateUtc="2026-06-12T18:49:00Z">
        <w:r w:rsidR="00616537">
          <w:t>is</w:t>
        </w:r>
      </w:ins>
      <w:r>
        <w:t xml:space="preserve"> met by natural infections, where the probability of recovery depends on the time since infection and on the </w:t>
      </w:r>
      <w:commentRangeStart w:id="208"/>
      <w:r>
        <w:t xml:space="preserve">potency and history of the </w:t>
      </w:r>
      <w:commentRangeEnd w:id="208"/>
      <w:r w:rsidR="005528C8">
        <w:rPr>
          <w:rStyle w:val="CommentReference"/>
          <w:sz w:val="24"/>
          <w:szCs w:val="24"/>
        </w:rPr>
        <w:commentReference w:id="208"/>
      </w:r>
      <w:r>
        <w:t xml:space="preserve">immune system of the infected individual. Thus, it is unclear </w:t>
      </w:r>
      <w:r>
        <w:lastRenderedPageBreak/>
        <w:t xml:space="preserve">whether classical predictions from virulence evolution theory will be met when we allow for variation in immunity among individuals and for infection outcomes to depend on the unfolding within-host dynamics of immunity and parasite growth. Here, we utilize an individual-based model to nest a simple, mechanistic model of Th1 and Th2 immunity into an epidemiological model. We show that the immunological landscape, that is, the variation in immunity that exists among the host population, shapes both the evolutionary and epidemiological dynamics of parasites. We show that, </w:t>
      </w:r>
      <w:commentRangeStart w:id="209"/>
      <w:r>
        <w:t>when the immunological landscape is Th1-biased</w:t>
      </w:r>
      <w:commentRangeEnd w:id="209"/>
      <w:del w:id="210" w:author="Clay Cressler" w:date="2026-06-12T13:49:00Z" w16du:dateUtc="2026-06-12T18:49:00Z">
        <w:r w:rsidR="005528C8">
          <w:rPr>
            <w:rStyle w:val="CommentReference"/>
            <w:sz w:val="24"/>
            <w:szCs w:val="24"/>
          </w:rPr>
          <w:commentReference w:id="209"/>
        </w:r>
        <w:r w:rsidR="00607481">
          <w:delText>,</w:delText>
        </w:r>
      </w:del>
      <w:ins w:id="211" w:author="Clay Cressler" w:date="2026-06-12T13:49:00Z" w16du:dateUtc="2026-06-12T18:49:00Z">
        <w:r>
          <w:t>, for example due to a recent viral epidemic (Ryan et al. 2022; Sanchez-</w:t>
        </w:r>
        <w:proofErr w:type="spellStart"/>
        <w:r>
          <w:t>Menedez</w:t>
        </w:r>
        <w:proofErr w:type="spellEnd"/>
        <w:r>
          <w:t xml:space="preserve"> et al. 2024),</w:t>
        </w:r>
      </w:ins>
      <w:r>
        <w:t xml:space="preserve"> so that chronic infections are more likely, the parasite evolves towards lower virulence, further lowering the probability of </w:t>
      </w:r>
      <w:del w:id="212" w:author="Clay Cressler" w:date="2026-06-12T13:49:00Z" w16du:dateUtc="2026-06-12T18:49:00Z">
        <w:r w:rsidR="00607481">
          <w:delText>clearance</w:delText>
        </w:r>
      </w:del>
      <w:ins w:id="213" w:author="Clay Cressler" w:date="2026-06-12T13:49:00Z" w16du:dateUtc="2026-06-12T18:49:00Z">
        <w:r w:rsidR="00C4213F">
          <w:t>recovery</w:t>
        </w:r>
      </w:ins>
      <w:r>
        <w:t xml:space="preserve"> and extending infection durations (Fig. 2-4). On the other hand, when the immunological landscape is Th2-biased, </w:t>
      </w:r>
      <w:ins w:id="214" w:author="Clay Cressler" w:date="2026-06-12T13:49:00Z" w16du:dateUtc="2026-06-12T18:49:00Z">
        <w:r>
          <w:t xml:space="preserve">for example due to frequent exposure to parasitic helminths (de Ruiter et al. 2020; </w:t>
        </w:r>
        <w:proofErr w:type="spellStart"/>
        <w:r>
          <w:t>Benos</w:t>
        </w:r>
        <w:proofErr w:type="spellEnd"/>
        <w:r>
          <w:t xml:space="preserve"> &amp; </w:t>
        </w:r>
        <w:proofErr w:type="spellStart"/>
        <w:r>
          <w:t>Mutapi</w:t>
        </w:r>
        <w:proofErr w:type="spellEnd"/>
        <w:r>
          <w:t xml:space="preserve"> 2026), </w:t>
        </w:r>
      </w:ins>
      <w:r>
        <w:t xml:space="preserve">so that acute infections are more likely, the parasite evolves towards higher virulence, increasing parasite biomass and transmission rate (Fig. 2-4). </w:t>
      </w:r>
      <w:ins w:id="215" w:author="Clay Cressler" w:date="2026-06-12T13:49:00Z" w16du:dateUtc="2026-06-12T18:49:00Z">
        <w:r>
          <w:t>Other factors, such as nutritional plane (Bourke et al. 2016) or co-circulation of different suites of parasites (</w:t>
        </w:r>
        <w:proofErr w:type="spellStart"/>
        <w:r>
          <w:t>Mabbott</w:t>
        </w:r>
        <w:proofErr w:type="spellEnd"/>
        <w:r>
          <w:t xml:space="preserve"> 2018) will also alter the population-level immunological landscape.</w:t>
        </w:r>
      </w:ins>
    </w:p>
    <w:p w14:paraId="3C6A72BB" w14:textId="77777777" w:rsidR="005C5845" w:rsidRDefault="005C5845" w:rsidP="005C5845"/>
    <w:p w14:paraId="51A9F0A9" w14:textId="7B20CAA4" w:rsidR="00E60C26" w:rsidRDefault="005C5845" w:rsidP="00E60C26">
      <w:pPr>
        <w:rPr>
          <w:rFonts w:eastAsiaTheme="minorEastAsia"/>
        </w:rPr>
      </w:pPr>
      <w:commentRangeStart w:id="216"/>
      <w:r>
        <w:t xml:space="preserve">These results </w:t>
      </w:r>
      <w:commentRangeEnd w:id="216"/>
      <w:r w:rsidR="00B32812">
        <w:rPr>
          <w:rStyle w:val="CommentReference"/>
        </w:rPr>
        <w:commentReference w:id="216"/>
      </w:r>
      <w:r>
        <w:t>seemingly mirror a simple prediction of classic evolutionary epidemiology: as the recovery</w:t>
      </w:r>
      <w:r>
        <w:t xml:space="preserve"> </w:t>
      </w:r>
      <w:r>
        <w:t xml:space="preserve">rate increases, virulence is expected to increase (Fig. 5B). </w:t>
      </w:r>
      <w:r w:rsidR="00E60C26">
        <w:t>Classic theory thus implicitly links recovery rate (quantified as inverse of the duration of infection) and the probability that an infection will be cleared. Our novel model shows, however, that recovery probability (Fig. 4A) and recovery rate (Fig. 4B) have different evolutionary impacts. The evolutionary relationship between</w:t>
      </w:r>
      <w:r w:rsidR="00E60C26" w:rsidRPr="000F18C7">
        <w:t xml:space="preserve"> </w:t>
      </w:r>
      <w:r w:rsidR="00E60C26">
        <w:t xml:space="preserve">virulence and the probability of clearance has a very different shape when compared to the relationship between virulence and the recovery rate (compare Fig. 3 and 5A to Fig. 5B). </w:t>
      </w:r>
      <w:commentRangeStart w:id="217"/>
      <w:commentRangeStart w:id="218"/>
      <w:r w:rsidR="00E60C26">
        <w:rPr>
          <w:rFonts w:eastAsiaTheme="minorEastAsia"/>
        </w:rPr>
        <w:t xml:space="preserve">If there </w:t>
      </w:r>
      <w:r>
        <w:rPr>
          <w:rFonts w:eastAsiaTheme="minorEastAsia"/>
        </w:rPr>
        <w:t xml:space="preserve">is even a moderate chance an infection will become chronic, parasite virulence evolves to be low (Fig. 3). This lower virulence further reduces the probability of </w:t>
      </w:r>
      <w:del w:id="219" w:author="Clay Cressler" w:date="2026-06-12T13:49:00Z" w16du:dateUtc="2026-06-12T18:49:00Z">
        <w:r w:rsidR="007C41FD">
          <w:rPr>
            <w:rFonts w:eastAsiaTheme="minorEastAsia"/>
          </w:rPr>
          <w:delText>clearance</w:delText>
        </w:r>
      </w:del>
      <w:ins w:id="220" w:author="Clay Cressler" w:date="2026-06-12T13:49:00Z" w16du:dateUtc="2026-06-12T18:49:00Z">
        <w:r>
          <w:rPr>
            <w:rFonts w:eastAsiaTheme="minorEastAsia"/>
          </w:rPr>
          <w:t>recovery</w:t>
        </w:r>
      </w:ins>
      <w:r>
        <w:rPr>
          <w:rFonts w:eastAsiaTheme="minorEastAsia"/>
        </w:rPr>
        <w:t xml:space="preserve"> </w:t>
      </w:r>
      <w:r>
        <w:rPr>
          <w:rFonts w:eastAsiaTheme="minorEastAsia"/>
        </w:rPr>
        <w:t>(Fig. 4A), prolonging infection duration (Fig. 4B) and maximizing the contribution of chronically infected hosts to parasite fitness.</w:t>
      </w:r>
      <w:commentRangeEnd w:id="217"/>
      <w:r w:rsidR="003B0968">
        <w:rPr>
          <w:rStyle w:val="CommentReference"/>
          <w:rFonts w:eastAsiaTheme="minorEastAsia"/>
          <w:sz w:val="24"/>
          <w:szCs w:val="24"/>
        </w:rPr>
        <w:commentReference w:id="217"/>
      </w:r>
      <w:commentRangeEnd w:id="218"/>
      <w:r w:rsidR="00A104BE">
        <w:rPr>
          <w:rStyle w:val="CommentReference"/>
          <w:rFonts w:eastAsiaTheme="minorEastAsia"/>
          <w:sz w:val="24"/>
          <w:szCs w:val="24"/>
        </w:rPr>
        <w:commentReference w:id="218"/>
      </w:r>
      <w:r>
        <w:rPr>
          <w:rFonts w:eastAsiaTheme="minorEastAsia"/>
        </w:rPr>
        <w:t xml:space="preserve"> </w:t>
      </w:r>
      <w:r w:rsidR="00E60C26">
        <w:rPr>
          <w:rFonts w:eastAsiaTheme="minorEastAsia"/>
        </w:rPr>
        <w:t xml:space="preserve">This nuance cannot be captured by classic theory. </w:t>
      </w:r>
    </w:p>
    <w:p w14:paraId="1C65536B" w14:textId="77777777" w:rsidR="005C5845" w:rsidRDefault="005C5845" w:rsidP="005C5845">
      <w:pPr>
        <w:rPr>
          <w:rFonts w:eastAsiaTheme="minorEastAsia"/>
        </w:rPr>
      </w:pPr>
    </w:p>
    <w:p w14:paraId="763DE18C" w14:textId="2BA95FA1" w:rsidR="005C5845" w:rsidRDefault="00555CF3" w:rsidP="005C5845">
      <w:pPr>
        <w:rPr>
          <w:rFonts w:eastAsiaTheme="minorEastAsia"/>
        </w:rPr>
      </w:pPr>
      <w:r>
        <w:rPr>
          <w:rFonts w:eastAsiaTheme="minorEastAsia"/>
        </w:rPr>
        <w:t>Further, a</w:t>
      </w:r>
      <w:r w:rsidR="005C5845">
        <w:rPr>
          <w:rFonts w:eastAsiaTheme="minorEastAsia"/>
        </w:rPr>
        <w:t xml:space="preserve">s the probability of </w:t>
      </w:r>
      <w:del w:id="221" w:author="Clay Cressler" w:date="2026-06-12T13:49:00Z" w16du:dateUtc="2026-06-12T18:49:00Z">
        <w:r w:rsidR="007C41FD">
          <w:rPr>
            <w:rFonts w:eastAsiaTheme="minorEastAsia"/>
          </w:rPr>
          <w:delText>clearance</w:delText>
        </w:r>
      </w:del>
      <w:ins w:id="222" w:author="Clay Cressler" w:date="2026-06-12T13:49:00Z" w16du:dateUtc="2026-06-12T18:49:00Z">
        <w:r w:rsidR="005C5845">
          <w:rPr>
            <w:rFonts w:eastAsiaTheme="minorEastAsia"/>
          </w:rPr>
          <w:t>recovery</w:t>
        </w:r>
      </w:ins>
      <w:r w:rsidR="005C5845">
        <w:rPr>
          <w:rFonts w:eastAsiaTheme="minorEastAsia"/>
        </w:rPr>
        <w:t xml:space="preserve"> </w:t>
      </w:r>
      <w:r w:rsidR="005C5845">
        <w:rPr>
          <w:rFonts w:eastAsiaTheme="minorEastAsia"/>
        </w:rPr>
        <w:t xml:space="preserve">increases, the </w:t>
      </w:r>
      <w:del w:id="223" w:author="Clay Cressler" w:date="2026-06-12T13:49:00Z" w16du:dateUtc="2026-06-12T18:49:00Z">
        <w:r w:rsidR="00714DD8">
          <w:rPr>
            <w:rFonts w:eastAsiaTheme="minorEastAsia"/>
          </w:rPr>
          <w:delText>evolutionarily</w:delText>
        </w:r>
      </w:del>
      <w:ins w:id="224" w:author="Clay Cressler" w:date="2026-06-12T13:49:00Z" w16du:dateUtc="2026-06-12T18:49:00Z">
        <w:r>
          <w:rPr>
            <w:rFonts w:eastAsiaTheme="minorEastAsia"/>
          </w:rPr>
          <w:t>evolutionary</w:t>
        </w:r>
      </w:ins>
      <w:r>
        <w:rPr>
          <w:rFonts w:eastAsiaTheme="minorEastAsia"/>
        </w:rPr>
        <w:t xml:space="preserve"> stable strategy (</w:t>
      </w:r>
      <w:r w:rsidR="005C5845">
        <w:rPr>
          <w:rFonts w:eastAsiaTheme="minorEastAsia"/>
        </w:rPr>
        <w:t>ESS</w:t>
      </w:r>
      <w:r>
        <w:rPr>
          <w:rFonts w:eastAsiaTheme="minorEastAsia"/>
        </w:rPr>
        <w:t>)</w:t>
      </w:r>
      <w:ins w:id="225" w:author="Clay Cressler" w:date="2026-06-12T13:49:00Z" w16du:dateUtc="2026-06-12T18:49:00Z">
        <w:r>
          <w:rPr>
            <w:rFonts w:eastAsiaTheme="minorEastAsia"/>
          </w:rPr>
          <w:t xml:space="preserve"> for</w:t>
        </w:r>
      </w:ins>
      <w:r w:rsidR="005C5845">
        <w:rPr>
          <w:rFonts w:eastAsiaTheme="minorEastAsia"/>
        </w:rPr>
        <w:t xml:space="preserve"> virulence increases rapidly (Fig. 3 and 5A). This does not actually increase the probability of recovery</w:t>
      </w:r>
      <w:r w:rsidR="005C5845">
        <w:rPr>
          <w:rFonts w:eastAsiaTheme="minorEastAsia"/>
        </w:rPr>
        <w:t xml:space="preserve"> </w:t>
      </w:r>
      <w:r w:rsidR="005C5845">
        <w:rPr>
          <w:rFonts w:eastAsiaTheme="minorEastAsia"/>
        </w:rPr>
        <w:t xml:space="preserve">(Fig. 4A) or shorten infection duration (Fig. 4B) because the increased virulence also increases the peak parasite biomass in the host (Fig. 4C), which slows infection clearance but increases the host mortality rate. The reduced </w:t>
      </w:r>
      <w:del w:id="226" w:author="Clay Cressler" w:date="2026-06-12T13:49:00Z" w16du:dateUtc="2026-06-12T18:49:00Z">
        <w:r w:rsidR="009711E2">
          <w:rPr>
            <w:rFonts w:eastAsiaTheme="minorEastAsia"/>
          </w:rPr>
          <w:delText>clearance</w:delText>
        </w:r>
      </w:del>
      <w:ins w:id="227" w:author="Clay Cressler" w:date="2026-06-12T13:49:00Z" w16du:dateUtc="2026-06-12T18:49:00Z">
        <w:r w:rsidR="005C5845">
          <w:rPr>
            <w:rFonts w:eastAsiaTheme="minorEastAsia"/>
          </w:rPr>
          <w:t>recovery</w:t>
        </w:r>
      </w:ins>
      <w:r w:rsidR="005C5845">
        <w:rPr>
          <w:rFonts w:eastAsiaTheme="minorEastAsia"/>
        </w:rPr>
        <w:t xml:space="preserve"> </w:t>
      </w:r>
      <w:r w:rsidR="005C5845">
        <w:rPr>
          <w:rFonts w:eastAsiaTheme="minorEastAsia"/>
        </w:rPr>
        <w:t xml:space="preserve">rate and increased mortality rate approximately balance one another, causing </w:t>
      </w:r>
      <w:del w:id="228" w:author="Clay Cressler" w:date="2026-06-12T13:49:00Z" w16du:dateUtc="2026-06-12T18:49:00Z">
        <w:r w:rsidR="009711E2">
          <w:rPr>
            <w:rFonts w:eastAsiaTheme="minorEastAsia"/>
          </w:rPr>
          <w:delText>clearance</w:delText>
        </w:r>
      </w:del>
      <w:ins w:id="229" w:author="Clay Cressler" w:date="2026-06-12T13:49:00Z" w16du:dateUtc="2026-06-12T18:49:00Z">
        <w:r w:rsidR="005C5845">
          <w:rPr>
            <w:rFonts w:eastAsiaTheme="minorEastAsia"/>
          </w:rPr>
          <w:t>recovery</w:t>
        </w:r>
      </w:ins>
      <w:r w:rsidR="005C5845">
        <w:rPr>
          <w:rFonts w:eastAsiaTheme="minorEastAsia"/>
        </w:rPr>
        <w:t xml:space="preserve"> </w:t>
      </w:r>
      <w:r w:rsidR="005C5845">
        <w:rPr>
          <w:rFonts w:eastAsiaTheme="minorEastAsia"/>
        </w:rPr>
        <w:t xml:space="preserve">probability and infection duration to remain roughly constant over eco-evolutionary time (Fig. 4A-B). The benefits of an increased peak biomass are two-fold: it increases the probability of transmission when an infected host contacts a susceptible host and it increases the size of the initial parasite biomass upon transmission, which helps to slow clearance and facilitates reaching </w:t>
      </w:r>
      <w:commentRangeStart w:id="230"/>
      <w:r w:rsidR="005C5845">
        <w:rPr>
          <w:rFonts w:eastAsiaTheme="minorEastAsia"/>
        </w:rPr>
        <w:t>high peak biomass</w:t>
      </w:r>
      <w:commentRangeEnd w:id="230"/>
      <w:r w:rsidR="00DC447D">
        <w:rPr>
          <w:rStyle w:val="CommentReference"/>
          <w:rFonts w:eastAsiaTheme="minorEastAsia"/>
          <w:sz w:val="24"/>
          <w:szCs w:val="24"/>
        </w:rPr>
        <w:commentReference w:id="230"/>
      </w:r>
      <w:r w:rsidR="005C5845">
        <w:rPr>
          <w:rFonts w:eastAsiaTheme="minorEastAsia"/>
        </w:rPr>
        <w:t xml:space="preserve">.  </w:t>
      </w:r>
      <w:commentRangeStart w:id="231"/>
      <w:r w:rsidR="005C5845">
        <w:rPr>
          <w:rFonts w:eastAsiaTheme="minorEastAsia"/>
        </w:rPr>
        <w:t xml:space="preserve">Compared to classic </w:t>
      </w:r>
      <w:ins w:id="232" w:author="Clay Cressler" w:date="2026-06-12T13:49:00Z" w16du:dateUtc="2026-06-12T18:49:00Z">
        <w:r w:rsidR="005C5845">
          <w:rPr>
            <w:rFonts w:eastAsiaTheme="minorEastAsia"/>
          </w:rPr>
          <w:t xml:space="preserve">virulence evolution </w:t>
        </w:r>
      </w:ins>
      <w:r w:rsidR="005C5845">
        <w:rPr>
          <w:rFonts w:eastAsiaTheme="minorEastAsia"/>
        </w:rPr>
        <w:t>theory</w:t>
      </w:r>
      <w:del w:id="233" w:author="Clay Cressler" w:date="2026-06-12T13:49:00Z" w16du:dateUtc="2026-06-12T18:49:00Z">
        <w:r w:rsidR="00BB15C1">
          <w:rPr>
            <w:rFonts w:eastAsiaTheme="minorEastAsia"/>
          </w:rPr>
          <w:delText>,</w:delText>
        </w:r>
        <w:commentRangeEnd w:id="231"/>
        <w:r w:rsidR="005E6882">
          <w:rPr>
            <w:rStyle w:val="CommentReference"/>
            <w:rFonts w:eastAsiaTheme="minorEastAsia"/>
            <w:sz w:val="24"/>
            <w:szCs w:val="24"/>
          </w:rPr>
          <w:commentReference w:id="231"/>
        </w:r>
      </w:del>
      <w:ins w:id="234" w:author="Clay Cressler" w:date="2026-06-12T13:49:00Z" w16du:dateUtc="2026-06-12T18:49:00Z">
        <w:r w:rsidR="005C5845">
          <w:rPr>
            <w:rFonts w:eastAsiaTheme="minorEastAsia"/>
          </w:rPr>
          <w:t xml:space="preserve"> (</w:t>
        </w:r>
        <w:proofErr w:type="spellStart"/>
        <w:r w:rsidR="005C5845">
          <w:rPr>
            <w:rFonts w:eastAsiaTheme="minorEastAsia"/>
          </w:rPr>
          <w:t>Cressler</w:t>
        </w:r>
        <w:proofErr w:type="spellEnd"/>
        <w:r w:rsidR="005C5845">
          <w:rPr>
            <w:rFonts w:eastAsiaTheme="minorEastAsia"/>
          </w:rPr>
          <w:t xml:space="preserve"> et al. 2016),</w:t>
        </w:r>
      </w:ins>
      <w:r w:rsidR="005C5845">
        <w:rPr>
          <w:rFonts w:eastAsiaTheme="minorEastAsia"/>
        </w:rPr>
        <w:t xml:space="preserve"> our results therefore better capture the eco-evolutionary dynamics of </w:t>
      </w:r>
      <w:r w:rsidR="005C5845">
        <w:rPr>
          <w:rFonts w:eastAsiaTheme="minorEastAsia"/>
        </w:rPr>
        <w:lastRenderedPageBreak/>
        <w:t>heterogeneous, chronic infections such as exhibited by helminth parasites in natural host populations.</w:t>
      </w:r>
    </w:p>
    <w:p w14:paraId="3F02A21C" w14:textId="77777777" w:rsidR="005C5845" w:rsidRDefault="005C5845" w:rsidP="005C5845">
      <w:pPr>
        <w:rPr>
          <w:rFonts w:eastAsiaTheme="minorEastAsia"/>
        </w:rPr>
      </w:pPr>
    </w:p>
    <w:p w14:paraId="6311D586" w14:textId="49E3A163" w:rsidR="005C5845" w:rsidRDefault="005C5845" w:rsidP="005C5845">
      <w:pPr>
        <w:rPr>
          <w:rFonts w:eastAsiaTheme="minorEastAsia"/>
        </w:rPr>
      </w:pPr>
      <w:r>
        <w:rPr>
          <w:rFonts w:eastAsiaTheme="minorEastAsia"/>
        </w:rPr>
        <w:t xml:space="preserve">An </w:t>
      </w:r>
      <w:commentRangeStart w:id="235"/>
      <w:r>
        <w:rPr>
          <w:rFonts w:eastAsiaTheme="minorEastAsia"/>
        </w:rPr>
        <w:t xml:space="preserve">important </w:t>
      </w:r>
      <w:commentRangeEnd w:id="235"/>
      <w:r w:rsidR="005E6882">
        <w:rPr>
          <w:rStyle w:val="CommentReference"/>
          <w:rFonts w:eastAsiaTheme="minorEastAsia"/>
          <w:sz w:val="24"/>
          <w:szCs w:val="24"/>
        </w:rPr>
        <w:commentReference w:id="235"/>
      </w:r>
      <w:r>
        <w:rPr>
          <w:rFonts w:eastAsiaTheme="minorEastAsia"/>
        </w:rPr>
        <w:t>benefit of using an individual-based modeling approach is that it allows us to examine</w:t>
      </w:r>
      <w:ins w:id="236" w:author="Clay Cressler" w:date="2026-06-12T13:49:00Z" w16du:dateUtc="2026-06-12T18:49:00Z">
        <w:r>
          <w:rPr>
            <w:rFonts w:eastAsiaTheme="minorEastAsia"/>
          </w:rPr>
          <w:t xml:space="preserve"> the</w:t>
        </w:r>
      </w:ins>
      <w:r>
        <w:rPr>
          <w:rFonts w:eastAsiaTheme="minorEastAsia"/>
        </w:rPr>
        <w:t xml:space="preserve"> transient eco-evolutionary dynamics and to compare stochastic replicate simulations to gain insight into how immune variation impacts the speed and variability of eco-evolutionary trajectories</w:t>
      </w:r>
      <w:del w:id="237" w:author="Clay Cressler" w:date="2026-06-12T13:49:00Z" w16du:dateUtc="2026-06-12T18:49:00Z">
        <w:r w:rsidR="009711E2">
          <w:rPr>
            <w:rFonts w:eastAsiaTheme="minorEastAsia"/>
          </w:rPr>
          <w:delText>.</w:delText>
        </w:r>
      </w:del>
      <w:ins w:id="238" w:author="Clay Cressler" w:date="2026-06-12T13:49:00Z" w16du:dateUtc="2026-06-12T18:49:00Z">
        <w:r>
          <w:rPr>
            <w:rFonts w:eastAsiaTheme="minorEastAsia"/>
          </w:rPr>
          <w:t xml:space="preserve"> (</w:t>
        </w:r>
        <w:proofErr w:type="spellStart"/>
        <w:r>
          <w:rPr>
            <w:rFonts w:eastAsiaTheme="minorEastAsia"/>
          </w:rPr>
          <w:t>Doebeli</w:t>
        </w:r>
        <w:proofErr w:type="spellEnd"/>
        <w:r>
          <w:rPr>
            <w:rFonts w:eastAsiaTheme="minorEastAsia"/>
          </w:rPr>
          <w:t xml:space="preserve"> et al. 2017; DeLong &amp; </w:t>
        </w:r>
        <w:proofErr w:type="spellStart"/>
        <w:r>
          <w:rPr>
            <w:rFonts w:eastAsiaTheme="minorEastAsia"/>
          </w:rPr>
          <w:t>Cressler</w:t>
        </w:r>
        <w:proofErr w:type="spellEnd"/>
        <w:r>
          <w:rPr>
            <w:rFonts w:eastAsiaTheme="minorEastAsia"/>
          </w:rPr>
          <w:t xml:space="preserve"> 2023).</w:t>
        </w:r>
      </w:ins>
      <w:r>
        <w:rPr>
          <w:rFonts w:eastAsiaTheme="minorEastAsia"/>
        </w:rPr>
        <w:t xml:space="preserve"> When the immune landscape is highly Th1-biased (</w:t>
      </w:r>
      <w:r w:rsidRPr="00906287">
        <w:rPr>
          <w:rFonts w:eastAsiaTheme="minorEastAsia"/>
          <w:i/>
          <w:iCs/>
        </w:rPr>
        <w:t>e.g.</w:t>
      </w:r>
      <w:r>
        <w:rPr>
          <w:rFonts w:eastAsiaTheme="minorEastAsia"/>
        </w:rPr>
        <w:t>, a minimum Th2 of 200; top left panel of Figs. 2 and 3), all the simulations quickly evolve towards low virulence and high infection prevalence. When the immune landscape is highly Th2-biased (</w:t>
      </w:r>
      <w:r w:rsidRPr="00906287">
        <w:rPr>
          <w:rFonts w:eastAsiaTheme="minorEastAsia"/>
          <w:i/>
          <w:iCs/>
        </w:rPr>
        <w:t>e.g.</w:t>
      </w:r>
      <w:r>
        <w:rPr>
          <w:rFonts w:eastAsiaTheme="minorEastAsia"/>
        </w:rPr>
        <w:t>, a minimum Th2 of 700; bottom left panel of Figs. 2 and 3), the simulations quickly evolve towards high virulence and low infection prevalence, although there is considerably more variability than in the Th1-biased case. Conversely, at moderate Th2</w:t>
      </w:r>
      <w:del w:id="239" w:author="Clay Cressler" w:date="2026-06-12T13:49:00Z" w16du:dateUtc="2026-06-12T18:49:00Z">
        <w:r w:rsidR="00122F02">
          <w:rPr>
            <w:rFonts w:eastAsiaTheme="minorEastAsia"/>
          </w:rPr>
          <w:delText>-</w:delText>
        </w:r>
      </w:del>
      <w:ins w:id="240" w:author="Clay Cressler" w:date="2026-06-12T13:49:00Z" w16du:dateUtc="2026-06-12T18:49:00Z">
        <w:r w:rsidR="00616537">
          <w:rPr>
            <w:rFonts w:eastAsiaTheme="minorEastAsia"/>
          </w:rPr>
          <w:t xml:space="preserve"> </w:t>
        </w:r>
      </w:ins>
      <w:r>
        <w:rPr>
          <w:rFonts w:eastAsiaTheme="minorEastAsia"/>
        </w:rPr>
        <w:t>bias (</w:t>
      </w:r>
      <w:r w:rsidRPr="00906287">
        <w:rPr>
          <w:rFonts w:eastAsiaTheme="minorEastAsia"/>
          <w:i/>
          <w:iCs/>
        </w:rPr>
        <w:t>e.g.</w:t>
      </w:r>
      <w:r>
        <w:rPr>
          <w:rFonts w:eastAsiaTheme="minorEastAsia"/>
        </w:rPr>
        <w:t xml:space="preserve">, a minimum Th2 of 575; middle left panel of Figs. 2 and 3), there is tremendous variation between stochastic replicates. Although eventually </w:t>
      </w:r>
      <w:proofErr w:type="gramStart"/>
      <w:r>
        <w:rPr>
          <w:rFonts w:eastAsiaTheme="minorEastAsia"/>
        </w:rPr>
        <w:t>all of</w:t>
      </w:r>
      <w:proofErr w:type="gramEnd"/>
      <w:r>
        <w:rPr>
          <w:rFonts w:eastAsiaTheme="minorEastAsia"/>
        </w:rPr>
        <w:t xml:space="preserve"> the populations evolve towards low virulence (Fig. S1), by the final timestep in Fig. 3 (timestep 700), there are replicates with virulence as high as in the Th2-biased simulations, and replicates with virulence as low as in the Th1-biased simulations. Compare that against the highly biased simulations, which reached relatively stable virulence and prevalence within the first 50 timesteps. </w:t>
      </w:r>
      <w:commentRangeStart w:id="241"/>
      <w:commentRangeStart w:id="242"/>
      <w:r>
        <w:rPr>
          <w:rFonts w:eastAsiaTheme="minorEastAsia"/>
        </w:rPr>
        <w:t>This implies that virulence evolution may be very unpredictable in the short- and even medium-term, a nuance that is missed by simpler equilibrium-based evolutionary analyses like adaptive dynamics.</w:t>
      </w:r>
      <w:commentRangeEnd w:id="241"/>
      <w:r w:rsidR="00E07692">
        <w:rPr>
          <w:rStyle w:val="CommentReference"/>
          <w:rFonts w:eastAsiaTheme="minorEastAsia"/>
          <w:sz w:val="24"/>
          <w:szCs w:val="24"/>
        </w:rPr>
        <w:commentReference w:id="241"/>
      </w:r>
      <w:commentRangeEnd w:id="242"/>
      <w:r w:rsidR="008B006E">
        <w:rPr>
          <w:rStyle w:val="CommentReference"/>
        </w:rPr>
        <w:commentReference w:id="242"/>
      </w:r>
    </w:p>
    <w:p w14:paraId="3E396F37" w14:textId="77777777" w:rsidR="005C5845" w:rsidRDefault="005C5845" w:rsidP="005C5845">
      <w:pPr>
        <w:rPr>
          <w:rFonts w:eastAsiaTheme="minorEastAsia"/>
        </w:rPr>
      </w:pPr>
    </w:p>
    <w:p w14:paraId="3C6C5C49" w14:textId="6B3B5278" w:rsidR="005C5845" w:rsidRDefault="005C5845" w:rsidP="005C5845">
      <w:pPr>
        <w:rPr>
          <w:rFonts w:eastAsiaTheme="minorEastAsia"/>
        </w:rPr>
      </w:pPr>
      <w:r>
        <w:rPr>
          <w:rFonts w:eastAsiaTheme="minorEastAsia"/>
        </w:rPr>
        <w:t xml:space="preserve">The reason why the eco-evolutionary dynamics are so much slower </w:t>
      </w:r>
      <w:del w:id="243" w:author="Clay Cressler" w:date="2026-06-12T13:49:00Z" w16du:dateUtc="2026-06-12T18:49:00Z">
        <w:r w:rsidR="008B006E">
          <w:rPr>
            <w:rFonts w:eastAsiaTheme="minorEastAsia"/>
          </w:rPr>
          <w:delText>than predicted by deterministic simulations</w:delText>
        </w:r>
        <w:r w:rsidR="00E239C3">
          <w:rPr>
            <w:rFonts w:eastAsiaTheme="minorEastAsia"/>
          </w:rPr>
          <w:delText xml:space="preserve"> </w:delText>
        </w:r>
      </w:del>
      <w:r>
        <w:rPr>
          <w:rFonts w:eastAsiaTheme="minorEastAsia"/>
        </w:rPr>
        <w:t>is revealed by Fig. 1B, which shows how the outcome of the within-host dynamics depends on the initial Th2-ness of the immune system and the initial parasite biomass. At moderate Th2 bias (</w:t>
      </w:r>
      <w:r w:rsidRPr="00906287">
        <w:rPr>
          <w:rFonts w:eastAsiaTheme="minorEastAsia"/>
          <w:i/>
          <w:iCs/>
        </w:rPr>
        <w:t>e.g.</w:t>
      </w:r>
      <w:r>
        <w:rPr>
          <w:rFonts w:eastAsiaTheme="minorEastAsia"/>
        </w:rPr>
        <w:t xml:space="preserve">, a minimum initial Th2 of 550-600), it is clear from Fig. 1B that almost all infections will be cleared by the immune response, a fact that creates selection for increased virulence to maximize transmission. However, there are rare occasions where the parasite infects a host that has an initial immune state with a low number of Th2 cells. These infections are much more likely to become chronic. Notice also that when the initial number of Th2 cells is approximately 550, there is a strong influence of the initial parasite biomass on the infection outcome, with lower initial biomasses being more likely to cause a chronic infection (Fig. 1B). </w:t>
      </w:r>
      <w:commentRangeStart w:id="244"/>
      <w:r>
        <w:rPr>
          <w:rFonts w:eastAsiaTheme="minorEastAsia"/>
        </w:rPr>
        <w:t xml:space="preserve">These chronic infections are so valuable to parasite fitness that, over the long term, parasites evolve towards low virulence even though low virulence combined with a high likelihood of encountering a Th2-biased immune response leads to a probability of </w:t>
      </w:r>
      <w:del w:id="245" w:author="Clay Cressler" w:date="2026-06-12T13:49:00Z" w16du:dateUtc="2026-06-12T18:49:00Z">
        <w:r w:rsidR="00801704">
          <w:rPr>
            <w:rFonts w:eastAsiaTheme="minorEastAsia"/>
          </w:rPr>
          <w:delText>clearance</w:delText>
        </w:r>
      </w:del>
      <w:ins w:id="246" w:author="Clay Cressler" w:date="2026-06-12T13:49:00Z" w16du:dateUtc="2026-06-12T18:49:00Z">
        <w:r w:rsidR="00C4213F">
          <w:rPr>
            <w:rFonts w:eastAsiaTheme="minorEastAsia"/>
          </w:rPr>
          <w:t>recovery</w:t>
        </w:r>
      </w:ins>
      <w:r>
        <w:rPr>
          <w:rFonts w:eastAsiaTheme="minorEastAsia"/>
        </w:rPr>
        <w:t xml:space="preserve"> that is actually higher at moderate Th2 bias than high Th2 bias (compare the purple to the blue lines in Fig. 4A), and a peak biomass that is lower (Fig. 4C).</w:t>
      </w:r>
      <w:commentRangeEnd w:id="244"/>
      <w:r w:rsidR="00E07692">
        <w:rPr>
          <w:rStyle w:val="CommentReference"/>
          <w:rFonts w:eastAsiaTheme="minorEastAsia"/>
          <w:sz w:val="24"/>
          <w:szCs w:val="24"/>
        </w:rPr>
        <w:commentReference w:id="244"/>
      </w:r>
    </w:p>
    <w:p w14:paraId="241D250D" w14:textId="77777777" w:rsidR="005C5845" w:rsidRDefault="005C5845" w:rsidP="005C5845">
      <w:pPr>
        <w:rPr>
          <w:rFonts w:eastAsiaTheme="minorEastAsia"/>
        </w:rPr>
      </w:pPr>
    </w:p>
    <w:p w14:paraId="0D2336F9" w14:textId="4F9D8B8E" w:rsidR="005C5845" w:rsidRDefault="005C5845" w:rsidP="005C5845">
      <w:pPr>
        <w:rPr>
          <w:rFonts w:eastAsiaTheme="minorEastAsia"/>
        </w:rPr>
      </w:pPr>
      <w:r>
        <w:rPr>
          <w:rFonts w:eastAsiaTheme="minorEastAsia"/>
        </w:rPr>
        <w:t xml:space="preserve">A comparison of Fig. 1A and B also helps to </w:t>
      </w:r>
      <w:del w:id="247" w:author="Clay Cressler" w:date="2026-06-12T13:49:00Z" w16du:dateUtc="2026-06-12T18:49:00Z">
        <w:r w:rsidR="00813EEE">
          <w:rPr>
            <w:rFonts w:eastAsiaTheme="minorEastAsia"/>
          </w:rPr>
          <w:delText>understood</w:delText>
        </w:r>
      </w:del>
      <w:ins w:id="248" w:author="Clay Cressler" w:date="2026-06-12T13:49:00Z" w16du:dateUtc="2026-06-12T18:49:00Z">
        <w:r>
          <w:rPr>
            <w:rFonts w:eastAsiaTheme="minorEastAsia"/>
          </w:rPr>
          <w:t>underst</w:t>
        </w:r>
        <w:r w:rsidR="00616537">
          <w:rPr>
            <w:rFonts w:eastAsiaTheme="minorEastAsia"/>
          </w:rPr>
          <w:t>an</w:t>
        </w:r>
        <w:r>
          <w:rPr>
            <w:rFonts w:eastAsiaTheme="minorEastAsia"/>
          </w:rPr>
          <w:t>d</w:t>
        </w:r>
      </w:ins>
      <w:r>
        <w:rPr>
          <w:rFonts w:eastAsiaTheme="minorEastAsia"/>
        </w:rPr>
        <w:t xml:space="preserve"> why an equilibrium that is predicted by the deterministic model is never observed in nature. Specifically, both Fig. 1A and </w:t>
      </w:r>
      <w:proofErr w:type="spellStart"/>
      <w:r>
        <w:rPr>
          <w:rFonts w:eastAsiaTheme="minorEastAsia"/>
        </w:rPr>
        <w:t>Cressler</w:t>
      </w:r>
      <w:proofErr w:type="spellEnd"/>
      <w:r>
        <w:rPr>
          <w:rFonts w:eastAsiaTheme="minorEastAsia"/>
        </w:rPr>
        <w:t xml:space="preserve"> et al. (2024) suggested that one possible outcome of infection is a high Th1 response, a high Th2 response, and a low (but non-zero) parasite biomass. </w:t>
      </w:r>
      <w:commentRangeStart w:id="249"/>
      <w:r>
        <w:rPr>
          <w:rFonts w:eastAsiaTheme="minorEastAsia"/>
        </w:rPr>
        <w:t xml:space="preserve">This outcome is not observed experimentally, but Fig. 1B suggests that adding demographic stochasticity is sufficient to cause that equilibrium to disappear. That is, within-host trajectories that start </w:t>
      </w:r>
      <w:r>
        <w:rPr>
          <w:rFonts w:eastAsiaTheme="minorEastAsia"/>
        </w:rPr>
        <w:lastRenderedPageBreak/>
        <w:t>in the gray region of Fig. 1A will stochastically “walk” into the basin of attraction for either the Th1-polarized equilibrium (red) or the Th2-polarized equilibrium (blue), leading to the probabilistic outcomes observed in Fig. 1B (compare the gray region of Fig. 1A to the gradient color region of Fig. 1B).</w:t>
      </w:r>
      <w:commentRangeEnd w:id="249"/>
      <w:r w:rsidR="008B006E">
        <w:rPr>
          <w:rStyle w:val="CommentReference"/>
        </w:rPr>
        <w:commentReference w:id="249"/>
      </w:r>
    </w:p>
    <w:p w14:paraId="1B009A5E" w14:textId="77777777" w:rsidR="005C5845" w:rsidRDefault="005C5845" w:rsidP="005C5845">
      <w:pPr>
        <w:rPr>
          <w:rFonts w:eastAsiaTheme="minorEastAsia"/>
        </w:rPr>
      </w:pPr>
    </w:p>
    <w:p w14:paraId="012ECC90" w14:textId="114E12B6" w:rsidR="005C5845" w:rsidRDefault="005C5845" w:rsidP="005C5845">
      <w:pPr>
        <w:rPr>
          <w:rFonts w:eastAsiaTheme="minorEastAsia"/>
        </w:rPr>
      </w:pPr>
      <w:r>
        <w:rPr>
          <w:rFonts w:eastAsiaTheme="minorEastAsia"/>
        </w:rPr>
        <w:t xml:space="preserve">Although considerable insight can be gained from these results, we have made </w:t>
      </w:r>
      <w:proofErr w:type="gramStart"/>
      <w:r>
        <w:rPr>
          <w:rFonts w:eastAsiaTheme="minorEastAsia"/>
        </w:rPr>
        <w:t>a number of</w:t>
      </w:r>
      <w:proofErr w:type="gramEnd"/>
      <w:r>
        <w:rPr>
          <w:rFonts w:eastAsiaTheme="minorEastAsia"/>
        </w:rPr>
        <w:t xml:space="preserve"> simplifying assumptions that could be relaxed in future studies. First, we have assumed that the host immune state upon infection is drawn randomly from a fixed distribution. This assumption was meant to reflect the fact that every individual has a unique set of immune challenges, so that it is hard to predict the immune state for any individual. A more realistic assumption would be to extend the within-host model to include the action of regulatory T-cells (which might dampen both Th1 and Th2 responses</w:t>
      </w:r>
      <w:del w:id="250" w:author="Clay Cressler" w:date="2026-06-12T13:49:00Z" w16du:dateUtc="2026-06-12T18:49:00Z">
        <w:r w:rsidR="00AF5E15">
          <w:rPr>
            <w:rFonts w:eastAsiaTheme="minorEastAsia"/>
          </w:rPr>
          <w:delText>)</w:delText>
        </w:r>
        <w:r w:rsidR="00527E13">
          <w:rPr>
            <w:rFonts w:eastAsiaTheme="minorEastAsia"/>
          </w:rPr>
          <w:delText xml:space="preserve"> </w:delText>
        </w:r>
        <w:r w:rsidR="00AF5E15">
          <w:rPr>
            <w:rFonts w:eastAsiaTheme="minorEastAsia"/>
          </w:rPr>
          <w:delText xml:space="preserve">or </w:delText>
        </w:r>
        <w:r w:rsidR="00527E13">
          <w:rPr>
            <w:rFonts w:eastAsiaTheme="minorEastAsia"/>
          </w:rPr>
          <w:delText>to</w:delText>
        </w:r>
      </w:del>
      <w:ins w:id="251" w:author="Clay Cressler" w:date="2026-06-12T13:49:00Z" w16du:dateUtc="2026-06-12T18:49:00Z">
        <w:r>
          <w:rPr>
            <w:rFonts w:eastAsiaTheme="minorEastAsia"/>
          </w:rPr>
          <w:t>; McGuirk &amp; Mills 2002), which would both allow for another axis of manipulation for parasites (</w:t>
        </w:r>
        <w:proofErr w:type="spellStart"/>
        <w:r>
          <w:rPr>
            <w:rFonts w:eastAsiaTheme="minorEastAsia"/>
          </w:rPr>
          <w:t>Maizels</w:t>
        </w:r>
        <w:proofErr w:type="spellEnd"/>
        <w:r>
          <w:rPr>
            <w:rFonts w:eastAsiaTheme="minorEastAsia"/>
          </w:rPr>
          <w:t xml:space="preserve"> et al. 2018) and would</w:t>
        </w:r>
      </w:ins>
      <w:r>
        <w:rPr>
          <w:rFonts w:eastAsiaTheme="minorEastAsia"/>
        </w:rPr>
        <w:t xml:space="preserve"> allow for more explicit modeling of within-host immunity in </w:t>
      </w:r>
      <w:del w:id="252" w:author="Clay Cressler" w:date="2026-06-12T13:49:00Z" w16du:dateUtc="2026-06-12T18:49:00Z">
        <w:r w:rsidR="00527E13">
          <w:rPr>
            <w:rFonts w:eastAsiaTheme="minorEastAsia"/>
          </w:rPr>
          <w:delText>susceptible</w:delText>
        </w:r>
      </w:del>
      <w:ins w:id="253" w:author="Clay Cressler" w:date="2026-06-12T13:49:00Z" w16du:dateUtc="2026-06-12T18:49:00Z">
        <w:r>
          <w:rPr>
            <w:rFonts w:eastAsiaTheme="minorEastAsia"/>
          </w:rPr>
          <w:t>recovered</w:t>
        </w:r>
      </w:ins>
      <w:r>
        <w:rPr>
          <w:rFonts w:eastAsiaTheme="minorEastAsia"/>
        </w:rPr>
        <w:t xml:space="preserve"> </w:t>
      </w:r>
      <w:r>
        <w:rPr>
          <w:rFonts w:eastAsiaTheme="minorEastAsia"/>
        </w:rPr>
        <w:t xml:space="preserve">individuals. This would allow, for example, for an individual’s probability of reinfection to depend on how long it has been since their last infection; an individual who recently recovered from infection would still have a Th2-biased immune response, making it less likely for them to be infected. </w:t>
      </w:r>
    </w:p>
    <w:p w14:paraId="7B6A5D91" w14:textId="77777777" w:rsidR="005C5845" w:rsidRDefault="005C5845" w:rsidP="005C5845">
      <w:pPr>
        <w:rPr>
          <w:rFonts w:eastAsiaTheme="minorEastAsia"/>
        </w:rPr>
      </w:pPr>
    </w:p>
    <w:p w14:paraId="3A9478CA" w14:textId="77777777" w:rsidR="005C5845" w:rsidRDefault="005C5845" w:rsidP="005C5845">
      <w:pPr>
        <w:rPr>
          <w:rFonts w:eastAsiaTheme="minorEastAsia"/>
        </w:rPr>
      </w:pPr>
      <w:r>
        <w:rPr>
          <w:rFonts w:eastAsiaTheme="minorEastAsia"/>
        </w:rPr>
        <w:t xml:space="preserve">Second, we have assumed that the size of the immune system is fixed across all individuals, so that all that varies among them is the fraction of immune cells that are Th1- versus Th2-biased. </w:t>
      </w:r>
      <w:proofErr w:type="spellStart"/>
      <w:r>
        <w:rPr>
          <w:rFonts w:eastAsiaTheme="minorEastAsia"/>
        </w:rPr>
        <w:t>Cressler</w:t>
      </w:r>
      <w:proofErr w:type="spellEnd"/>
      <w:r>
        <w:rPr>
          <w:rFonts w:eastAsiaTheme="minorEastAsia"/>
        </w:rPr>
        <w:t xml:space="preserve"> et al. (2024) showed that the total number of T-cells also affects the number of within-host equilibria and the likelihood of approaching each (see Fig. 2 of that paper). In general, in that study, reducing the number of T-cells made the immune system less reactive, allowing parasites to establish without provoking a strong immune response, an outcome we did not observe here. Thus, allowing the number of T-cells to vary among individuals might capture aspects of immune reactivity as well as immune bias that could influence the evolution of parasite traits.</w:t>
      </w:r>
    </w:p>
    <w:p w14:paraId="6CEABF29" w14:textId="77777777" w:rsidR="005C5845" w:rsidRDefault="005C5845" w:rsidP="005C5845">
      <w:pPr>
        <w:rPr>
          <w:rFonts w:eastAsiaTheme="minorEastAsia"/>
        </w:rPr>
      </w:pPr>
    </w:p>
    <w:p w14:paraId="04B489AD" w14:textId="6063C101" w:rsidR="005C5845" w:rsidRDefault="005C5845" w:rsidP="005C5845">
      <w:pPr>
        <w:rPr>
          <w:rFonts w:eastAsiaTheme="minorEastAsia"/>
        </w:rPr>
      </w:pPr>
      <w:r>
        <w:rPr>
          <w:rFonts w:eastAsiaTheme="minorEastAsia"/>
        </w:rPr>
        <w:t xml:space="preserve">Although here we have considered the dynamics of a </w:t>
      </w:r>
      <w:proofErr w:type="spellStart"/>
      <w:r>
        <w:rPr>
          <w:rFonts w:eastAsiaTheme="minorEastAsia"/>
        </w:rPr>
        <w:t>macroparasite</w:t>
      </w:r>
      <w:proofErr w:type="spellEnd"/>
      <w:r>
        <w:rPr>
          <w:rFonts w:eastAsiaTheme="minorEastAsia"/>
        </w:rPr>
        <w:t xml:space="preserve"> infection that is cleared by a Th2 response, the model is readily applied to </w:t>
      </w:r>
      <w:del w:id="254" w:author="Clay Cressler" w:date="2026-06-12T13:49:00Z" w16du:dateUtc="2026-06-12T18:49:00Z">
        <w:r w:rsidR="003D411E">
          <w:rPr>
            <w:rFonts w:eastAsiaTheme="minorEastAsia"/>
          </w:rPr>
          <w:delText>microparasite/</w:delText>
        </w:r>
        <w:commentRangeStart w:id="255"/>
        <w:commentRangeStart w:id="256"/>
        <w:r w:rsidR="004A5990">
          <w:rPr>
            <w:rFonts w:eastAsiaTheme="minorEastAsia"/>
          </w:rPr>
          <w:delText xml:space="preserve">pathogen </w:delText>
        </w:r>
        <w:commentRangeEnd w:id="255"/>
        <w:r w:rsidR="00126EEB">
          <w:rPr>
            <w:rStyle w:val="CommentReference"/>
            <w:rFonts w:eastAsiaTheme="minorEastAsia"/>
            <w:sz w:val="24"/>
            <w:szCs w:val="24"/>
          </w:rPr>
          <w:commentReference w:id="255"/>
        </w:r>
        <w:commentRangeEnd w:id="256"/>
        <w:r w:rsidR="003D411E">
          <w:rPr>
            <w:rStyle w:val="CommentReference"/>
          </w:rPr>
          <w:commentReference w:id="256"/>
        </w:r>
      </w:del>
      <w:ins w:id="257" w:author="Clay Cressler" w:date="2026-06-12T13:49:00Z" w16du:dateUtc="2026-06-12T18:49:00Z">
        <w:r>
          <w:rPr>
            <w:rFonts w:eastAsiaTheme="minorEastAsia"/>
          </w:rPr>
          <w:t>microparasitic</w:t>
        </w:r>
        <w:r>
          <w:rPr>
            <w:rFonts w:eastAsiaTheme="minorEastAsia"/>
          </w:rPr>
          <w:t xml:space="preserve"> </w:t>
        </w:r>
      </w:ins>
      <w:r>
        <w:rPr>
          <w:rFonts w:eastAsiaTheme="minorEastAsia"/>
        </w:rPr>
        <w:t xml:space="preserve">infections. All that would be changed is which immune response is more strongly provoked by the pathogen and a reconceptualization from </w:t>
      </w:r>
      <w:commentRangeStart w:id="258"/>
      <w:r>
        <w:rPr>
          <w:rFonts w:eastAsiaTheme="minorEastAsia"/>
        </w:rPr>
        <w:t>parasite biomass to pathogen load</w:t>
      </w:r>
      <w:commentRangeEnd w:id="258"/>
      <w:del w:id="259" w:author="Clay Cressler" w:date="2026-06-12T13:49:00Z" w16du:dateUtc="2026-06-12T18:49:00Z">
        <w:r w:rsidR="00126EEB">
          <w:rPr>
            <w:rStyle w:val="CommentReference"/>
            <w:rFonts w:eastAsiaTheme="minorEastAsia"/>
            <w:sz w:val="24"/>
            <w:szCs w:val="24"/>
          </w:rPr>
          <w:commentReference w:id="258"/>
        </w:r>
        <w:r w:rsidR="004A5990">
          <w:rPr>
            <w:rFonts w:eastAsiaTheme="minorEastAsia"/>
          </w:rPr>
          <w:delText>.</w:delText>
        </w:r>
      </w:del>
      <w:ins w:id="260" w:author="Clay Cressler" w:date="2026-06-12T13:49:00Z" w16du:dateUtc="2026-06-12T18:49:00Z">
        <w:r>
          <w:rPr>
            <w:rFonts w:eastAsiaTheme="minorEastAsia"/>
          </w:rPr>
          <w:t xml:space="preserve"> (e.g., viremia, bacteremia).</w:t>
        </w:r>
      </w:ins>
      <w:r>
        <w:rPr>
          <w:rFonts w:eastAsiaTheme="minorEastAsia"/>
        </w:rPr>
        <w:t xml:space="preserve"> Otherwise, all the mechanistic immunological detail included in the within-host model applies to pathogenic infections just as well as it applies to parasitic infections</w:t>
      </w:r>
      <w:del w:id="261" w:author="Clay Cressler" w:date="2026-06-12T13:49:00Z" w16du:dateUtc="2026-06-12T18:49:00Z">
        <w:r w:rsidR="004A5990">
          <w:rPr>
            <w:rFonts w:eastAsiaTheme="minorEastAsia"/>
          </w:rPr>
          <w:delText>.</w:delText>
        </w:r>
      </w:del>
      <w:ins w:id="262" w:author="Clay Cressler" w:date="2026-06-12T13:49:00Z" w16du:dateUtc="2026-06-12T18:49:00Z">
        <w:r>
          <w:rPr>
            <w:rFonts w:eastAsiaTheme="minorEastAsia"/>
          </w:rPr>
          <w:t xml:space="preserve"> (Yates et al. 2000; van den Ham &amp; de Boer 2008; </w:t>
        </w:r>
        <w:proofErr w:type="spellStart"/>
        <w:r>
          <w:rPr>
            <w:rFonts w:eastAsiaTheme="minorEastAsia"/>
          </w:rPr>
          <w:t>Schrom</w:t>
        </w:r>
        <w:proofErr w:type="spellEnd"/>
        <w:r>
          <w:rPr>
            <w:rFonts w:eastAsiaTheme="minorEastAsia"/>
          </w:rPr>
          <w:t xml:space="preserve"> et al. 2020; </w:t>
        </w:r>
        <w:proofErr w:type="spellStart"/>
        <w:r>
          <w:rPr>
            <w:rFonts w:eastAsiaTheme="minorEastAsia"/>
          </w:rPr>
          <w:t>Cressler</w:t>
        </w:r>
        <w:proofErr w:type="spellEnd"/>
        <w:r>
          <w:rPr>
            <w:rFonts w:eastAsiaTheme="minorEastAsia"/>
          </w:rPr>
          <w:t xml:space="preserve"> et al. 2024).</w:t>
        </w:r>
      </w:ins>
    </w:p>
    <w:p w14:paraId="1D12560A" w14:textId="77777777" w:rsidR="005C5845" w:rsidRDefault="005C5845" w:rsidP="005C5845">
      <w:pPr>
        <w:rPr>
          <w:rFonts w:eastAsiaTheme="minorEastAsia"/>
        </w:rPr>
      </w:pPr>
    </w:p>
    <w:p w14:paraId="637B8D34" w14:textId="33C07444" w:rsidR="005C5845" w:rsidRDefault="005C5845" w:rsidP="005C5845">
      <w:pPr>
        <w:rPr>
          <w:rFonts w:eastAsiaTheme="minorEastAsia"/>
        </w:rPr>
      </w:pPr>
      <w:r>
        <w:rPr>
          <w:rFonts w:eastAsiaTheme="minorEastAsia"/>
        </w:rPr>
        <w:t>Here we show that incorporating a mechanistic within-host model into a</w:t>
      </w:r>
      <w:r w:rsidR="00555CF3">
        <w:rPr>
          <w:rFonts w:eastAsiaTheme="minorEastAsia"/>
        </w:rPr>
        <w:t xml:space="preserve"> stochastic, individual-based</w:t>
      </w:r>
      <w:r>
        <w:rPr>
          <w:rFonts w:eastAsiaTheme="minorEastAsia"/>
        </w:rPr>
        <w:t xml:space="preserve"> epidemiological model allows for a rich set of eco-evolutionary outcomes, even when all the parameters of both models are fixed. This reveals that the immunological landscape—the variability in immune states both within hosts over the course of infection and across hosts in the population</w:t>
      </w:r>
      <w:del w:id="263" w:author="Clay Cressler" w:date="2026-06-12T13:49:00Z" w16du:dateUtc="2026-06-12T18:49:00Z">
        <w:r w:rsidR="003C40C4">
          <w:rPr>
            <w:rFonts w:eastAsiaTheme="minorEastAsia"/>
          </w:rPr>
          <w:delText xml:space="preserve"> </w:delText>
        </w:r>
        <w:r w:rsidR="00872996">
          <w:rPr>
            <w:rFonts w:eastAsiaTheme="minorEastAsia"/>
          </w:rPr>
          <w:delText>—</w:delText>
        </w:r>
        <w:r w:rsidR="004A5990">
          <w:rPr>
            <w:rFonts w:eastAsiaTheme="minorEastAsia"/>
          </w:rPr>
          <w:delText xml:space="preserve"> </w:delText>
        </w:r>
      </w:del>
      <w:ins w:id="264" w:author="Clay Cressler" w:date="2026-06-12T13:49:00Z" w16du:dateUtc="2026-06-12T18:49:00Z">
        <w:r>
          <w:rPr>
            <w:rFonts w:eastAsiaTheme="minorEastAsia"/>
          </w:rPr>
          <w:t>—</w:t>
        </w:r>
      </w:ins>
      <w:r>
        <w:rPr>
          <w:rFonts w:eastAsiaTheme="minorEastAsia"/>
        </w:rPr>
        <w:t xml:space="preserve">can drastically alter the trajectory of virulence evolution and infection prevalence. This has important implications for predicting how parasites will evolve. </w:t>
      </w:r>
      <w:proofErr w:type="gramStart"/>
      <w:r>
        <w:rPr>
          <w:rFonts w:eastAsiaTheme="minorEastAsia"/>
        </w:rPr>
        <w:t>In particular, we</w:t>
      </w:r>
      <w:proofErr w:type="gramEnd"/>
      <w:r>
        <w:rPr>
          <w:rFonts w:eastAsiaTheme="minorEastAsia"/>
        </w:rPr>
        <w:t xml:space="preserve"> have shown that, if there is even a </w:t>
      </w:r>
      <w:r>
        <w:rPr>
          <w:rFonts w:eastAsiaTheme="minorEastAsia"/>
        </w:rPr>
        <w:lastRenderedPageBreak/>
        <w:t xml:space="preserve">small chance that an infection can become chronic, parasites evolve to low virulence. </w:t>
      </w:r>
      <w:commentRangeStart w:id="265"/>
      <w:r>
        <w:rPr>
          <w:rFonts w:eastAsiaTheme="minorEastAsia"/>
        </w:rPr>
        <w:t xml:space="preserve">This may help explain why parasitic infections, such as gastrointestinal helminths, that can become chronic tend to have very low virulence and high prevalence, whereas </w:t>
      </w:r>
      <w:commentRangeStart w:id="266"/>
      <w:r>
        <w:rPr>
          <w:rFonts w:eastAsiaTheme="minorEastAsia"/>
        </w:rPr>
        <w:t>infections that are always acute</w:t>
      </w:r>
      <w:del w:id="267" w:author="Clay Cressler" w:date="2026-06-12T13:49:00Z" w16du:dateUtc="2026-06-12T18:49:00Z">
        <w:r w:rsidR="003D411E">
          <w:rPr>
            <w:rFonts w:eastAsiaTheme="minorEastAsia"/>
          </w:rPr>
          <w:delText xml:space="preserve"> </w:delText>
        </w:r>
        <w:commentRangeEnd w:id="266"/>
        <w:r w:rsidR="003D411E">
          <w:rPr>
            <w:rStyle w:val="CommentReference"/>
          </w:rPr>
          <w:commentReference w:id="266"/>
        </w:r>
        <w:r w:rsidR="003D411E">
          <w:rPr>
            <w:rFonts w:eastAsiaTheme="minorEastAsia"/>
          </w:rPr>
          <w:delText>(</w:delText>
        </w:r>
      </w:del>
      <w:ins w:id="268" w:author="Clay Cressler" w:date="2026-06-12T13:49:00Z" w16du:dateUtc="2026-06-12T18:49:00Z">
        <w:r w:rsidR="0039642B">
          <w:rPr>
            <w:rFonts w:eastAsiaTheme="minorEastAsia"/>
          </w:rPr>
          <w:t xml:space="preserve">, </w:t>
        </w:r>
      </w:ins>
      <w:r w:rsidR="0039642B">
        <w:rPr>
          <w:rFonts w:eastAsiaTheme="minorEastAsia"/>
        </w:rPr>
        <w:t>such as many pathogens</w:t>
      </w:r>
      <w:del w:id="269" w:author="Clay Cressler" w:date="2026-06-12T13:49:00Z" w16du:dateUtc="2026-06-12T18:49:00Z">
        <w:r w:rsidR="003D411E">
          <w:rPr>
            <w:rFonts w:eastAsiaTheme="minorEastAsia"/>
          </w:rPr>
          <w:delText>)</w:delText>
        </w:r>
      </w:del>
      <w:ins w:id="270" w:author="Clay Cressler" w:date="2026-06-12T13:49:00Z" w16du:dateUtc="2026-06-12T18:49:00Z">
        <w:r w:rsidR="0039642B">
          <w:rPr>
            <w:rFonts w:eastAsiaTheme="minorEastAsia"/>
          </w:rPr>
          <w:t>,</w:t>
        </w:r>
      </w:ins>
      <w:r>
        <w:rPr>
          <w:rFonts w:eastAsiaTheme="minorEastAsia"/>
        </w:rPr>
        <w:t xml:space="preserve"> tend to have high virulence and low prevalence. </w:t>
      </w:r>
      <w:commentRangeEnd w:id="265"/>
      <w:r w:rsidR="00872996">
        <w:rPr>
          <w:rStyle w:val="CommentReference"/>
          <w:rFonts w:eastAsiaTheme="minorEastAsia"/>
          <w:sz w:val="24"/>
          <w:szCs w:val="24"/>
        </w:rPr>
        <w:commentReference w:id="265"/>
      </w:r>
    </w:p>
    <w:p w14:paraId="15E50059" w14:textId="77777777" w:rsidR="005C5845" w:rsidRDefault="005C5845" w:rsidP="005C5845"/>
    <w:p w14:paraId="4163F4FB" w14:textId="77777777" w:rsidR="00E93A43" w:rsidRDefault="0008211F" w:rsidP="0008211F">
      <w:pPr>
        <w:rPr>
          <w:del w:id="271" w:author="Clay Cressler" w:date="2026-06-12T13:49:00Z" w16du:dateUtc="2026-06-12T18:49:00Z"/>
        </w:rPr>
      </w:pPr>
      <w:del w:id="272" w:author="Clay Cressler" w:date="2026-06-12T13:49:00Z" w16du:dateUtc="2026-06-12T18:49:00Z">
        <w:r>
          <w:delText xml:space="preserve">Our modeling framework </w:delText>
        </w:r>
        <w:commentRangeStart w:id="273"/>
        <w:r>
          <w:delText>naturally relaxes</w:delText>
        </w:r>
        <w:commentRangeEnd w:id="273"/>
        <w:r w:rsidR="003C40C4">
          <w:rPr>
            <w:rStyle w:val="CommentReference"/>
            <w:sz w:val="24"/>
            <w:szCs w:val="24"/>
          </w:rPr>
          <w:commentReference w:id="273"/>
        </w:r>
        <w:r>
          <w:delText xml:space="preserve"> the assumption of classic epidemiological theory that recovery rate is fixed. This </w:delText>
        </w:r>
        <w:r w:rsidR="003D411E">
          <w:delText xml:space="preserve">classic </w:delText>
        </w:r>
        <w:r>
          <w:delText>assumption has several implications that are difficult to justify biologically. First, it implies that the instantaneous probability of recovery is identical at every timepoint in infection. In reality, the probability of recovery changes over the course of infection as either an appropriate adaptive immune response is activated, leading to an increasing probability of clearance with infection duration, or an inappropriate response is activated, leading to a decreasing probability of clearance with infection duration. By allowing the initial immune response to vary among infected individuals, the model accommodates this heterogenei</w:delText>
        </w:r>
        <w:r w:rsidR="0022179E">
          <w:delText>ty</w:delText>
        </w:r>
        <w:r w:rsidR="0022311A">
          <w:delText xml:space="preserve">, </w:delText>
        </w:r>
        <w:r>
          <w:delText xml:space="preserve">which implies that infection duration is exponentially distributed with a mean equal to the inverse of the recovery rate. </w:delText>
        </w:r>
        <w:commentRangeStart w:id="274"/>
        <w:r>
          <w:delText>The assumption of a fixed recovery rate also implies</w:delText>
        </w:r>
        <w:r w:rsidR="00872996">
          <w:delText xml:space="preserve"> </w:delText>
        </w:r>
        <w:r>
          <w:delText xml:space="preserve">that the instantaneous probability of recovery is constant throughout the course of infection. That assumption leads to a number of </w:delText>
        </w:r>
      </w:del>
    </w:p>
    <w:p w14:paraId="32BA0598" w14:textId="77777777" w:rsidR="0008211F" w:rsidRDefault="0008211F" w:rsidP="0008211F">
      <w:pPr>
        <w:rPr>
          <w:del w:id="275" w:author="Clay Cressler" w:date="2026-06-12T13:49:00Z" w16du:dateUtc="2026-06-12T18:49:00Z"/>
        </w:rPr>
      </w:pPr>
      <w:del w:id="276" w:author="Clay Cressler" w:date="2026-06-12T13:49:00Z" w16du:dateUtc="2026-06-12T18:49:00Z">
        <w:r>
          <w:delText>While this assumption is rarely met in practice, it can be a reasonable simplification in a heterogeneous population.</w:delText>
        </w:r>
      </w:del>
    </w:p>
    <w:p w14:paraId="25756BD7" w14:textId="77777777" w:rsidR="0008211F" w:rsidRDefault="0008211F" w:rsidP="0008211F">
      <w:pPr>
        <w:rPr>
          <w:del w:id="277" w:author="Clay Cressler" w:date="2026-06-12T13:49:00Z" w16du:dateUtc="2026-06-12T18:49:00Z"/>
        </w:rPr>
      </w:pPr>
    </w:p>
    <w:p w14:paraId="24B6E5DB" w14:textId="77777777" w:rsidR="0008211F" w:rsidRDefault="0008211F" w:rsidP="0008211F">
      <w:pPr>
        <w:rPr>
          <w:del w:id="278" w:author="Clay Cressler" w:date="2026-06-12T13:49:00Z" w16du:dateUtc="2026-06-12T18:49:00Z"/>
        </w:rPr>
      </w:pPr>
    </w:p>
    <w:p w14:paraId="179CD8BB" w14:textId="77777777" w:rsidR="0008211F" w:rsidRDefault="0008211F" w:rsidP="0008211F">
      <w:pPr>
        <w:rPr>
          <w:del w:id="279" w:author="Clay Cressler" w:date="2026-06-12T13:49:00Z" w16du:dateUtc="2026-06-12T18:49:00Z"/>
        </w:rPr>
      </w:pPr>
      <w:del w:id="280" w:author="Clay Cressler" w:date="2026-06-12T13:49:00Z" w16du:dateUtc="2026-06-12T18:49:00Z">
        <w:r>
          <w:delText xml:space="preserve">Unfortunately, the assumption that recovery  </w:delText>
        </w:r>
      </w:del>
    </w:p>
    <w:p w14:paraId="77332D0F" w14:textId="77777777" w:rsidR="00817969" w:rsidRPr="00817969" w:rsidRDefault="00817969">
      <w:pPr>
        <w:rPr>
          <w:del w:id="281" w:author="Clay Cressler" w:date="2026-06-12T13:49:00Z" w16du:dateUtc="2026-06-12T18:49:00Z"/>
          <w:i/>
          <w:iCs/>
        </w:rPr>
      </w:pPr>
      <w:del w:id="282" w:author="Clay Cressler" w:date="2026-06-12T13:49:00Z" w16du:dateUtc="2026-06-12T18:49:00Z">
        <w:r>
          <w:rPr>
            <w:rFonts w:eastAsiaTheme="minorEastAsia"/>
          </w:rPr>
          <w:delText>I have lots of ideas here, but I would love to hear your thoughts independently to see what aspects of these results you found the most interesting</w:delText>
        </w:r>
        <w:r w:rsidR="00260315">
          <w:rPr>
            <w:rFonts w:eastAsiaTheme="minorEastAsia"/>
          </w:rPr>
          <w:delText>, controversial, or thought-provoking.</w:delText>
        </w:r>
      </w:del>
    </w:p>
    <w:p w14:paraId="0154A252" w14:textId="77777777" w:rsidR="00CD1DA5" w:rsidRDefault="00CD1DA5">
      <w:pPr>
        <w:rPr>
          <w:del w:id="283" w:author="Clay Cressler" w:date="2026-06-12T13:49:00Z" w16du:dateUtc="2026-06-12T18:49:00Z"/>
        </w:rPr>
      </w:pPr>
    </w:p>
    <w:p w14:paraId="26E3DFA9" w14:textId="77777777" w:rsidR="00CD1DA5" w:rsidRDefault="00CD1DA5">
      <w:pPr>
        <w:rPr>
          <w:del w:id="284" w:author="Clay Cressler" w:date="2026-06-12T13:49:00Z" w16du:dateUtc="2026-06-12T18:49:00Z"/>
        </w:rPr>
      </w:pPr>
    </w:p>
    <w:commentRangeEnd w:id="274"/>
    <w:p w14:paraId="0F080EE5" w14:textId="77777777" w:rsidR="00CD1DA5" w:rsidRDefault="003D411E">
      <w:pPr>
        <w:rPr>
          <w:del w:id="285" w:author="Clay Cressler" w:date="2026-06-12T13:49:00Z" w16du:dateUtc="2026-06-12T18:49:00Z"/>
        </w:rPr>
      </w:pPr>
      <w:del w:id="286" w:author="Clay Cressler" w:date="2026-06-12T13:49:00Z" w16du:dateUtc="2026-06-12T18:49:00Z">
        <w:r>
          <w:rPr>
            <w:rStyle w:val="CommentReference"/>
          </w:rPr>
          <w:commentReference w:id="274"/>
        </w:r>
      </w:del>
    </w:p>
    <w:p w14:paraId="43302485" w14:textId="77777777" w:rsidR="00CD1DA5" w:rsidRDefault="00CD1DA5">
      <w:pPr>
        <w:rPr>
          <w:del w:id="287" w:author="Clay Cressler" w:date="2026-06-12T13:49:00Z" w16du:dateUtc="2026-06-12T18:49:00Z"/>
        </w:rPr>
      </w:pPr>
    </w:p>
    <w:p w14:paraId="28F5E2CA" w14:textId="77777777" w:rsidR="00CD1DA5" w:rsidRDefault="00CD1DA5">
      <w:pPr>
        <w:rPr>
          <w:del w:id="288" w:author="Clay Cressler" w:date="2026-06-12T13:49:00Z" w16du:dateUtc="2026-06-12T18:49:00Z"/>
        </w:rPr>
      </w:pPr>
    </w:p>
    <w:p w14:paraId="7C0A20B8" w14:textId="77777777" w:rsidR="00CD1DA5" w:rsidRDefault="00CD1DA5">
      <w:pPr>
        <w:rPr>
          <w:del w:id="289" w:author="Clay Cressler" w:date="2026-06-12T13:49:00Z" w16du:dateUtc="2026-06-12T18:49:00Z"/>
        </w:rPr>
      </w:pPr>
    </w:p>
    <w:p w14:paraId="51F06C9C" w14:textId="77777777" w:rsidR="005C5845" w:rsidRPr="00282A7F" w:rsidRDefault="005C5845" w:rsidP="005C5845">
      <w:pPr>
        <w:rPr>
          <w:ins w:id="290" w:author="Clay Cressler" w:date="2026-06-12T13:49:00Z" w16du:dateUtc="2026-06-12T18:49:00Z"/>
          <w:b/>
          <w:bCs/>
        </w:rPr>
      </w:pPr>
      <w:ins w:id="291" w:author="Clay Cressler" w:date="2026-06-12T13:49:00Z" w16du:dateUtc="2026-06-12T18:49:00Z">
        <w:r>
          <w:rPr>
            <w:b/>
            <w:bCs/>
          </w:rPr>
          <w:t>References</w:t>
        </w:r>
      </w:ins>
    </w:p>
    <w:p w14:paraId="0F837FCE" w14:textId="77777777" w:rsidR="005C5845" w:rsidRDefault="005C5845" w:rsidP="005C5845">
      <w:pPr>
        <w:rPr>
          <w:ins w:id="292" w:author="Clay Cressler" w:date="2026-06-12T13:49:00Z" w16du:dateUtc="2026-06-12T18:49:00Z"/>
        </w:rPr>
      </w:pPr>
    </w:p>
    <w:p w14:paraId="049AA50E" w14:textId="77777777" w:rsidR="005C5845" w:rsidRPr="00706284" w:rsidRDefault="005C5845" w:rsidP="005C5845">
      <w:pPr>
        <w:rPr>
          <w:ins w:id="293" w:author="Clay Cressler" w:date="2026-06-12T13:49:00Z" w16du:dateUtc="2026-06-12T18:49:00Z"/>
          <w:rFonts w:cs="Arial"/>
          <w:color w:val="222222"/>
          <w:shd w:val="clear" w:color="auto" w:fill="FFFFFF"/>
        </w:rPr>
      </w:pPr>
      <w:ins w:id="294" w:author="Clay Cressler" w:date="2026-06-12T13:49:00Z" w16du:dateUtc="2026-06-12T18:49:00Z">
        <w:r w:rsidRPr="00706284">
          <w:rPr>
            <w:rFonts w:cs="Arial"/>
            <w:color w:val="222222"/>
            <w:shd w:val="clear" w:color="auto" w:fill="FFFFFF"/>
          </w:rPr>
          <w:t xml:space="preserve">Anderson, R. M., &amp; May, R. M. (1991). </w:t>
        </w:r>
        <w:r w:rsidRPr="00706284">
          <w:rPr>
            <w:rFonts w:cs="Arial"/>
            <w:i/>
            <w:iCs/>
            <w:color w:val="222222"/>
            <w:shd w:val="clear" w:color="auto" w:fill="FFFFFF"/>
          </w:rPr>
          <w:t>Infectious Diseases of Humans: Dynamics and Control</w:t>
        </w:r>
        <w:r w:rsidRPr="00706284">
          <w:rPr>
            <w:rFonts w:cs="Arial"/>
            <w:color w:val="222222"/>
            <w:shd w:val="clear" w:color="auto" w:fill="FFFFFF"/>
          </w:rPr>
          <w:t>. Oxford University Press.</w:t>
        </w:r>
      </w:ins>
    </w:p>
    <w:p w14:paraId="3BBACBA6" w14:textId="77777777" w:rsidR="005C5845" w:rsidRPr="00706284" w:rsidRDefault="005C5845" w:rsidP="005C5845">
      <w:pPr>
        <w:rPr>
          <w:ins w:id="295" w:author="Clay Cressler" w:date="2026-06-12T13:49:00Z" w16du:dateUtc="2026-06-12T18:49:00Z"/>
          <w:rFonts w:cs="Arial"/>
          <w:color w:val="222222"/>
          <w:shd w:val="clear" w:color="auto" w:fill="FFFFFF"/>
        </w:rPr>
      </w:pPr>
    </w:p>
    <w:p w14:paraId="082376AD" w14:textId="77777777" w:rsidR="005C5845" w:rsidRPr="00706284" w:rsidRDefault="005C5845" w:rsidP="005C5845">
      <w:pPr>
        <w:rPr>
          <w:ins w:id="296" w:author="Clay Cressler" w:date="2026-06-12T13:49:00Z" w16du:dateUtc="2026-06-12T18:49:00Z"/>
          <w:rFonts w:cs="Arial"/>
          <w:color w:val="222222"/>
          <w:shd w:val="clear" w:color="auto" w:fill="FFFFFF"/>
        </w:rPr>
      </w:pPr>
      <w:proofErr w:type="spellStart"/>
      <w:ins w:id="297" w:author="Clay Cressler" w:date="2026-06-12T13:49:00Z" w16du:dateUtc="2026-06-12T18:49:00Z">
        <w:r w:rsidRPr="00706284">
          <w:rPr>
            <w:rFonts w:cs="Arial"/>
            <w:color w:val="222222"/>
            <w:shd w:val="clear" w:color="auto" w:fill="FFFFFF"/>
          </w:rPr>
          <w:t>Angeli</w:t>
        </w:r>
        <w:proofErr w:type="spellEnd"/>
        <w:r w:rsidRPr="00706284">
          <w:rPr>
            <w:rFonts w:cs="Arial"/>
            <w:color w:val="222222"/>
            <w:shd w:val="clear" w:color="auto" w:fill="FFFFFF"/>
          </w:rPr>
          <w:t xml:space="preserve">, D., Ferrell Jr, J. E., &amp; Sontag, E. D. (2004). Detection of </w:t>
        </w:r>
        <w:proofErr w:type="spellStart"/>
        <w:r w:rsidRPr="00706284">
          <w:rPr>
            <w:rFonts w:cs="Arial"/>
            <w:color w:val="222222"/>
            <w:shd w:val="clear" w:color="auto" w:fill="FFFFFF"/>
          </w:rPr>
          <w:t>multistability</w:t>
        </w:r>
        <w:proofErr w:type="spellEnd"/>
        <w:r w:rsidRPr="00706284">
          <w:rPr>
            <w:rFonts w:cs="Arial"/>
            <w:color w:val="222222"/>
            <w:shd w:val="clear" w:color="auto" w:fill="FFFFFF"/>
          </w:rPr>
          <w:t>, bifurcations, and hysteresis in a large class of biological positive-feedback systems. </w:t>
        </w:r>
        <w:r w:rsidRPr="00706284">
          <w:rPr>
            <w:rFonts w:cs="Arial"/>
            <w:i/>
            <w:iCs/>
            <w:color w:val="222222"/>
            <w:shd w:val="clear" w:color="auto" w:fill="FFFFFF"/>
          </w:rPr>
          <w:t>Proceedings of the National Academy of Sciences</w:t>
        </w:r>
        <w:r w:rsidRPr="00706284">
          <w:rPr>
            <w:rFonts w:cs="Arial"/>
            <w:color w:val="222222"/>
            <w:shd w:val="clear" w:color="auto" w:fill="FFFFFF"/>
          </w:rPr>
          <w:t>, </w:t>
        </w:r>
        <w:r w:rsidRPr="00706284">
          <w:rPr>
            <w:rFonts w:cs="Arial"/>
            <w:i/>
            <w:iCs/>
            <w:color w:val="222222"/>
            <w:shd w:val="clear" w:color="auto" w:fill="FFFFFF"/>
          </w:rPr>
          <w:t>101</w:t>
        </w:r>
        <w:r w:rsidRPr="00706284">
          <w:rPr>
            <w:rFonts w:cs="Arial"/>
            <w:color w:val="222222"/>
            <w:shd w:val="clear" w:color="auto" w:fill="FFFFFF"/>
          </w:rPr>
          <w:t xml:space="preserve">(7), 1822-1827. </w:t>
        </w:r>
      </w:ins>
    </w:p>
    <w:p w14:paraId="538C7661" w14:textId="77777777" w:rsidR="005C5845" w:rsidRPr="00706284" w:rsidRDefault="005C5845" w:rsidP="005C5845">
      <w:pPr>
        <w:rPr>
          <w:ins w:id="298" w:author="Clay Cressler" w:date="2026-06-12T13:49:00Z" w16du:dateUtc="2026-06-12T18:49:00Z"/>
          <w:rFonts w:cs="Arial"/>
          <w:color w:val="222222"/>
          <w:shd w:val="clear" w:color="auto" w:fill="FFFFFF"/>
        </w:rPr>
      </w:pPr>
    </w:p>
    <w:p w14:paraId="4EA65588" w14:textId="77777777" w:rsidR="005C5845" w:rsidRPr="00706284" w:rsidRDefault="005C5845" w:rsidP="005C5845">
      <w:pPr>
        <w:rPr>
          <w:ins w:id="299" w:author="Clay Cressler" w:date="2026-06-12T13:49:00Z" w16du:dateUtc="2026-06-12T18:49:00Z"/>
          <w:rFonts w:cs="Arial"/>
          <w:color w:val="222222"/>
          <w:shd w:val="clear" w:color="auto" w:fill="FFFFFF"/>
        </w:rPr>
      </w:pPr>
      <w:ins w:id="300" w:author="Clay Cressler" w:date="2026-06-12T13:49:00Z" w16du:dateUtc="2026-06-12T18:49:00Z">
        <w:r w:rsidRPr="00706284">
          <w:rPr>
            <w:rFonts w:cs="Arial"/>
            <w:color w:val="222222"/>
            <w:shd w:val="clear" w:color="auto" w:fill="FFFFFF"/>
          </w:rPr>
          <w:t xml:space="preserve">Bancroft, A. J., Else, K. J., Humphreys, N. E., &amp; </w:t>
        </w:r>
        <w:proofErr w:type="spellStart"/>
        <w:r w:rsidRPr="00706284">
          <w:rPr>
            <w:rFonts w:cs="Arial"/>
            <w:color w:val="222222"/>
            <w:shd w:val="clear" w:color="auto" w:fill="FFFFFF"/>
          </w:rPr>
          <w:t>Grencis</w:t>
        </w:r>
        <w:proofErr w:type="spellEnd"/>
        <w:r w:rsidRPr="00706284">
          <w:rPr>
            <w:rFonts w:cs="Arial"/>
            <w:color w:val="222222"/>
            <w:shd w:val="clear" w:color="auto" w:fill="FFFFFF"/>
          </w:rPr>
          <w:t xml:space="preserve">, R. K. (2001). The effect of challenge and trickle </w:t>
        </w:r>
        <w:r w:rsidRPr="00706284">
          <w:rPr>
            <w:rFonts w:cs="Arial"/>
            <w:i/>
            <w:iCs/>
            <w:color w:val="222222"/>
            <w:shd w:val="clear" w:color="auto" w:fill="FFFFFF"/>
          </w:rPr>
          <w:t xml:space="preserve">Trichuris </w:t>
        </w:r>
        <w:proofErr w:type="spellStart"/>
        <w:r w:rsidRPr="00706284">
          <w:rPr>
            <w:rFonts w:cs="Arial"/>
            <w:i/>
            <w:iCs/>
            <w:color w:val="222222"/>
            <w:shd w:val="clear" w:color="auto" w:fill="FFFFFF"/>
          </w:rPr>
          <w:t>muris</w:t>
        </w:r>
        <w:proofErr w:type="spellEnd"/>
        <w:r w:rsidRPr="00706284">
          <w:rPr>
            <w:rFonts w:cs="Arial"/>
            <w:color w:val="222222"/>
            <w:shd w:val="clear" w:color="auto" w:fill="FFFFFF"/>
          </w:rPr>
          <w:t xml:space="preserve"> infections on the </w:t>
        </w:r>
        <w:proofErr w:type="spellStart"/>
        <w:r w:rsidRPr="00706284">
          <w:rPr>
            <w:rFonts w:cs="Arial"/>
            <w:color w:val="222222"/>
            <w:shd w:val="clear" w:color="auto" w:fill="FFFFFF"/>
          </w:rPr>
          <w:t>polarisation</w:t>
        </w:r>
        <w:proofErr w:type="spellEnd"/>
        <w:r w:rsidRPr="00706284">
          <w:rPr>
            <w:rFonts w:cs="Arial"/>
            <w:color w:val="222222"/>
            <w:shd w:val="clear" w:color="auto" w:fill="FFFFFF"/>
          </w:rPr>
          <w:t xml:space="preserve"> of the immune response. </w:t>
        </w:r>
        <w:r w:rsidRPr="00706284">
          <w:rPr>
            <w:rFonts w:cs="Arial"/>
            <w:i/>
            <w:iCs/>
            <w:color w:val="222222"/>
            <w:shd w:val="clear" w:color="auto" w:fill="FFFFFF"/>
          </w:rPr>
          <w:t>International Journal for Parasitology</w:t>
        </w:r>
        <w:r w:rsidRPr="00706284">
          <w:rPr>
            <w:rFonts w:cs="Arial"/>
            <w:color w:val="222222"/>
            <w:shd w:val="clear" w:color="auto" w:fill="FFFFFF"/>
          </w:rPr>
          <w:t>, 31(14), 1627–1637</w:t>
        </w:r>
      </w:ins>
    </w:p>
    <w:p w14:paraId="5E2C2AA1" w14:textId="77777777" w:rsidR="005C5845" w:rsidRPr="00706284" w:rsidRDefault="005C5845" w:rsidP="005C5845">
      <w:pPr>
        <w:rPr>
          <w:ins w:id="301" w:author="Clay Cressler" w:date="2026-06-12T13:49:00Z" w16du:dateUtc="2026-06-12T18:49:00Z"/>
          <w:rFonts w:cs="Arial"/>
          <w:color w:val="222222"/>
          <w:shd w:val="clear" w:color="auto" w:fill="FFFFFF"/>
        </w:rPr>
      </w:pPr>
    </w:p>
    <w:p w14:paraId="5F6C55BA" w14:textId="7ED55817" w:rsidR="005C5845" w:rsidRPr="00706284" w:rsidRDefault="005C5845" w:rsidP="005C5845">
      <w:pPr>
        <w:rPr>
          <w:ins w:id="302" w:author="Clay Cressler" w:date="2026-06-12T13:49:00Z" w16du:dateUtc="2026-06-12T18:49:00Z"/>
          <w:rFonts w:cs="Arial"/>
          <w:color w:val="222222"/>
          <w:shd w:val="clear" w:color="auto" w:fill="FFFFFF"/>
        </w:rPr>
      </w:pPr>
      <w:ins w:id="303" w:author="Clay Cressler" w:date="2026-06-12T13:49:00Z" w16du:dateUtc="2026-06-12T18:49:00Z">
        <w:r w:rsidRPr="00706284">
          <w:rPr>
            <w:rFonts w:cs="Arial"/>
            <w:color w:val="222222"/>
            <w:shd w:val="clear" w:color="auto" w:fill="FFFFFF"/>
          </w:rPr>
          <w:t xml:space="preserve">Bancroft, A. J., Levy, C. W., Jowitt, T. A., Hayes, K. S., Thompson, S., </w:t>
        </w:r>
        <w:proofErr w:type="spellStart"/>
        <w:r w:rsidRPr="00706284">
          <w:rPr>
            <w:rFonts w:cs="Arial"/>
            <w:color w:val="222222"/>
            <w:shd w:val="clear" w:color="auto" w:fill="FFFFFF"/>
          </w:rPr>
          <w:t>Mc</w:t>
        </w:r>
        <w:r w:rsidR="001279C9">
          <w:rPr>
            <w:rFonts w:cs="Arial"/>
            <w:color w:val="222222"/>
            <w:shd w:val="clear" w:color="auto" w:fill="FFFFFF"/>
          </w:rPr>
          <w:t>k</w:t>
        </w:r>
        <w:r w:rsidRPr="00706284">
          <w:rPr>
            <w:rFonts w:cs="Arial"/>
            <w:color w:val="222222"/>
            <w:shd w:val="clear" w:color="auto" w:fill="FFFFFF"/>
          </w:rPr>
          <w:t>enzie</w:t>
        </w:r>
        <w:proofErr w:type="spellEnd"/>
        <w:r w:rsidRPr="00706284">
          <w:rPr>
            <w:rFonts w:cs="Arial"/>
            <w:color w:val="222222"/>
            <w:shd w:val="clear" w:color="auto" w:fill="FFFFFF"/>
          </w:rPr>
          <w:t xml:space="preserve">, E. A., ... &amp; </w:t>
        </w:r>
        <w:proofErr w:type="spellStart"/>
        <w:r w:rsidRPr="00706284">
          <w:rPr>
            <w:rFonts w:cs="Arial"/>
            <w:color w:val="222222"/>
            <w:shd w:val="clear" w:color="auto" w:fill="FFFFFF"/>
          </w:rPr>
          <w:t>Grencis</w:t>
        </w:r>
        <w:proofErr w:type="spellEnd"/>
        <w:r w:rsidRPr="00706284">
          <w:rPr>
            <w:rFonts w:cs="Arial"/>
            <w:color w:val="222222"/>
            <w:shd w:val="clear" w:color="auto" w:fill="FFFFFF"/>
          </w:rPr>
          <w:t>, R. K. (2019). The major secreted protein of the whipworm parasite tethers to matrix and inhibits interleukin-13 function. </w:t>
        </w:r>
        <w:r w:rsidRPr="00706284">
          <w:rPr>
            <w:rFonts w:cs="Arial"/>
            <w:i/>
            <w:iCs/>
            <w:color w:val="222222"/>
            <w:shd w:val="clear" w:color="auto" w:fill="FFFFFF"/>
          </w:rPr>
          <w:t>Nature Communications</w:t>
        </w:r>
        <w:r w:rsidRPr="00706284">
          <w:rPr>
            <w:rFonts w:cs="Arial"/>
            <w:color w:val="222222"/>
            <w:shd w:val="clear" w:color="auto" w:fill="FFFFFF"/>
          </w:rPr>
          <w:t>, </w:t>
        </w:r>
        <w:r w:rsidRPr="00706284">
          <w:rPr>
            <w:rFonts w:cs="Arial"/>
            <w:i/>
            <w:iCs/>
            <w:color w:val="222222"/>
            <w:shd w:val="clear" w:color="auto" w:fill="FFFFFF"/>
          </w:rPr>
          <w:t>10</w:t>
        </w:r>
        <w:r w:rsidRPr="00706284">
          <w:rPr>
            <w:rFonts w:cs="Arial"/>
            <w:color w:val="222222"/>
            <w:shd w:val="clear" w:color="auto" w:fill="FFFFFF"/>
          </w:rPr>
          <w:t>(1), 2344.</w:t>
        </w:r>
      </w:ins>
    </w:p>
    <w:p w14:paraId="5A21A858" w14:textId="77777777" w:rsidR="005C5845" w:rsidRPr="00706284" w:rsidRDefault="005C5845" w:rsidP="005C5845">
      <w:pPr>
        <w:rPr>
          <w:ins w:id="304" w:author="Clay Cressler" w:date="2026-06-12T13:49:00Z" w16du:dateUtc="2026-06-12T18:49:00Z"/>
          <w:rFonts w:cs="Arial"/>
          <w:color w:val="222222"/>
          <w:shd w:val="clear" w:color="auto" w:fill="FFFFFF"/>
        </w:rPr>
      </w:pPr>
    </w:p>
    <w:p w14:paraId="584427C3" w14:textId="77777777" w:rsidR="005C5845" w:rsidRPr="00706284" w:rsidRDefault="005C5845" w:rsidP="005C5845">
      <w:pPr>
        <w:rPr>
          <w:ins w:id="305" w:author="Clay Cressler" w:date="2026-06-12T13:49:00Z" w16du:dateUtc="2026-06-12T18:49:00Z"/>
          <w:rFonts w:cs="Arial"/>
          <w:color w:val="222222"/>
          <w:shd w:val="clear" w:color="auto" w:fill="FFFFFF"/>
        </w:rPr>
      </w:pPr>
      <w:proofErr w:type="spellStart"/>
      <w:ins w:id="306" w:author="Clay Cressler" w:date="2026-06-12T13:49:00Z" w16du:dateUtc="2026-06-12T18:49:00Z">
        <w:r w:rsidRPr="00706284">
          <w:rPr>
            <w:rFonts w:cs="Arial"/>
            <w:color w:val="222222"/>
            <w:shd w:val="clear" w:color="auto" w:fill="FFFFFF"/>
          </w:rPr>
          <w:t>Benos</w:t>
        </w:r>
        <w:proofErr w:type="spellEnd"/>
        <w:r w:rsidRPr="00706284">
          <w:rPr>
            <w:rFonts w:cs="Arial"/>
            <w:color w:val="222222"/>
            <w:shd w:val="clear" w:color="auto" w:fill="FFFFFF"/>
          </w:rPr>
          <w:t xml:space="preserve">, E. J., &amp; </w:t>
        </w:r>
        <w:proofErr w:type="spellStart"/>
        <w:r w:rsidRPr="00706284">
          <w:rPr>
            <w:rFonts w:cs="Arial"/>
            <w:color w:val="222222"/>
            <w:shd w:val="clear" w:color="auto" w:fill="FFFFFF"/>
          </w:rPr>
          <w:t>Mutapi</w:t>
        </w:r>
        <w:proofErr w:type="spellEnd"/>
        <w:r w:rsidRPr="00706284">
          <w:rPr>
            <w:rFonts w:cs="Arial"/>
            <w:color w:val="222222"/>
            <w:shd w:val="clear" w:color="auto" w:fill="FFFFFF"/>
          </w:rPr>
          <w:t xml:space="preserve">, F. (2026). The human immunome in the post-schistosomiasis mass drug administration era. </w:t>
        </w:r>
        <w:proofErr w:type="spellStart"/>
        <w:r w:rsidRPr="00706284">
          <w:rPr>
            <w:rFonts w:cs="Arial"/>
            <w:i/>
            <w:iCs/>
            <w:color w:val="222222"/>
            <w:shd w:val="clear" w:color="auto" w:fill="FFFFFF"/>
          </w:rPr>
          <w:t>PLoS</w:t>
        </w:r>
        <w:proofErr w:type="spellEnd"/>
        <w:r w:rsidRPr="00706284">
          <w:rPr>
            <w:rFonts w:cs="Arial"/>
            <w:i/>
            <w:iCs/>
            <w:color w:val="222222"/>
            <w:shd w:val="clear" w:color="auto" w:fill="FFFFFF"/>
          </w:rPr>
          <w:t xml:space="preserve"> Neglected Tropical Diseases</w:t>
        </w:r>
        <w:r w:rsidRPr="00706284">
          <w:rPr>
            <w:rFonts w:cs="Arial"/>
            <w:color w:val="222222"/>
            <w:shd w:val="clear" w:color="auto" w:fill="FFFFFF"/>
          </w:rPr>
          <w:t>, 20(3), e0014084.</w:t>
        </w:r>
      </w:ins>
    </w:p>
    <w:p w14:paraId="49B63DFA" w14:textId="77777777" w:rsidR="005C5845" w:rsidRPr="00706284" w:rsidRDefault="005C5845" w:rsidP="005C5845">
      <w:pPr>
        <w:rPr>
          <w:ins w:id="307" w:author="Clay Cressler" w:date="2026-06-12T13:49:00Z" w16du:dateUtc="2026-06-12T18:49:00Z"/>
          <w:rFonts w:cs="Arial"/>
          <w:color w:val="222222"/>
          <w:shd w:val="clear" w:color="auto" w:fill="FFFFFF"/>
        </w:rPr>
      </w:pPr>
    </w:p>
    <w:p w14:paraId="6F748D5D" w14:textId="77777777" w:rsidR="005C5845" w:rsidRPr="00706284" w:rsidRDefault="005C5845" w:rsidP="005C5845">
      <w:pPr>
        <w:rPr>
          <w:ins w:id="308" w:author="Clay Cressler" w:date="2026-06-12T13:49:00Z" w16du:dateUtc="2026-06-12T18:49:00Z"/>
          <w:rFonts w:cs="Arial"/>
          <w:color w:val="222222"/>
          <w:shd w:val="clear" w:color="auto" w:fill="FFFFFF"/>
        </w:rPr>
      </w:pPr>
      <w:ins w:id="309" w:author="Clay Cressler" w:date="2026-06-12T13:49:00Z" w16du:dateUtc="2026-06-12T18:49:00Z">
        <w:r w:rsidRPr="00706284">
          <w:rPr>
            <w:rFonts w:cs="Arial"/>
            <w:color w:val="222222"/>
            <w:shd w:val="clear" w:color="auto" w:fill="FFFFFF"/>
          </w:rPr>
          <w:t xml:space="preserve">Bourke, C. D., Berkley, J. A., &amp; Prendergast, A. J. (2016). Immune dysfunction as a cause and consequence of malnutrition. </w:t>
        </w:r>
        <w:r w:rsidRPr="00706284">
          <w:rPr>
            <w:rFonts w:cs="Arial"/>
            <w:i/>
            <w:iCs/>
            <w:color w:val="222222"/>
            <w:shd w:val="clear" w:color="auto" w:fill="FFFFFF"/>
          </w:rPr>
          <w:t>Trends in Immunology</w:t>
        </w:r>
        <w:r w:rsidRPr="00706284">
          <w:rPr>
            <w:rFonts w:cs="Arial"/>
            <w:color w:val="222222"/>
            <w:shd w:val="clear" w:color="auto" w:fill="FFFFFF"/>
          </w:rPr>
          <w:t>, 37(6), 386-398.</w:t>
        </w:r>
      </w:ins>
    </w:p>
    <w:p w14:paraId="6560180D" w14:textId="77777777" w:rsidR="005C5845" w:rsidRPr="00706284" w:rsidRDefault="005C5845" w:rsidP="005C5845">
      <w:pPr>
        <w:rPr>
          <w:ins w:id="310" w:author="Clay Cressler" w:date="2026-06-12T13:49:00Z" w16du:dateUtc="2026-06-12T18:49:00Z"/>
          <w:rFonts w:cs="Arial"/>
          <w:color w:val="222222"/>
          <w:shd w:val="clear" w:color="auto" w:fill="FFFFFF"/>
        </w:rPr>
      </w:pPr>
    </w:p>
    <w:p w14:paraId="3287A0E3" w14:textId="77777777" w:rsidR="005C5845" w:rsidRPr="00706284" w:rsidRDefault="005C5845" w:rsidP="005C5845">
      <w:pPr>
        <w:rPr>
          <w:ins w:id="311" w:author="Clay Cressler" w:date="2026-06-12T13:49:00Z" w16du:dateUtc="2026-06-12T18:49:00Z"/>
          <w:rFonts w:cs="Arial"/>
          <w:color w:val="222222"/>
          <w:shd w:val="clear" w:color="auto" w:fill="FFFFFF"/>
        </w:rPr>
      </w:pPr>
      <w:ins w:id="312" w:author="Clay Cressler" w:date="2026-06-12T13:49:00Z" w16du:dateUtc="2026-06-12T18:49:00Z">
        <w:r w:rsidRPr="00706284">
          <w:rPr>
            <w:rFonts w:cs="Arial"/>
            <w:color w:val="222222"/>
            <w:shd w:val="clear" w:color="auto" w:fill="FFFFFF"/>
          </w:rPr>
          <w:t>Chi, H., Pepper, M., &amp; Thomas, P. G. (2024). Principles and therapeutic applications of adaptive immunity. </w:t>
        </w:r>
        <w:r w:rsidRPr="00706284">
          <w:rPr>
            <w:rFonts w:cs="Arial"/>
            <w:i/>
            <w:iCs/>
            <w:color w:val="222222"/>
            <w:shd w:val="clear" w:color="auto" w:fill="FFFFFF"/>
          </w:rPr>
          <w:t>Cell</w:t>
        </w:r>
        <w:r w:rsidRPr="00706284">
          <w:rPr>
            <w:rFonts w:cs="Arial"/>
            <w:color w:val="222222"/>
            <w:shd w:val="clear" w:color="auto" w:fill="FFFFFF"/>
          </w:rPr>
          <w:t>, </w:t>
        </w:r>
        <w:r w:rsidRPr="00706284">
          <w:rPr>
            <w:rFonts w:cs="Arial"/>
            <w:i/>
            <w:iCs/>
            <w:color w:val="222222"/>
            <w:shd w:val="clear" w:color="auto" w:fill="FFFFFF"/>
          </w:rPr>
          <w:t>187</w:t>
        </w:r>
        <w:r w:rsidRPr="00706284">
          <w:rPr>
            <w:rFonts w:cs="Arial"/>
            <w:color w:val="222222"/>
            <w:shd w:val="clear" w:color="auto" w:fill="FFFFFF"/>
          </w:rPr>
          <w:t>(9), 2052-2078.</w:t>
        </w:r>
      </w:ins>
    </w:p>
    <w:p w14:paraId="1833E91A" w14:textId="77777777" w:rsidR="005C5845" w:rsidRPr="00706284" w:rsidRDefault="005C5845" w:rsidP="005C5845">
      <w:pPr>
        <w:rPr>
          <w:ins w:id="313" w:author="Clay Cressler" w:date="2026-06-12T13:49:00Z" w16du:dateUtc="2026-06-12T18:49:00Z"/>
          <w:rFonts w:cs="Arial"/>
          <w:color w:val="222222"/>
          <w:shd w:val="clear" w:color="auto" w:fill="FFFFFF"/>
        </w:rPr>
      </w:pPr>
    </w:p>
    <w:p w14:paraId="1A824C9C" w14:textId="77777777" w:rsidR="005C5845" w:rsidRPr="00706284" w:rsidRDefault="005C5845" w:rsidP="005C5845">
      <w:pPr>
        <w:rPr>
          <w:ins w:id="314" w:author="Clay Cressler" w:date="2026-06-12T13:49:00Z" w16du:dateUtc="2026-06-12T18:49:00Z"/>
          <w:rFonts w:cs="Arial"/>
          <w:color w:val="222222"/>
          <w:shd w:val="clear" w:color="auto" w:fill="FFFFFF"/>
        </w:rPr>
      </w:pPr>
      <w:proofErr w:type="spellStart"/>
      <w:ins w:id="315" w:author="Clay Cressler" w:date="2026-06-12T13:49:00Z" w16du:dateUtc="2026-06-12T18:49:00Z">
        <w:r w:rsidRPr="00706284">
          <w:rPr>
            <w:rFonts w:cs="Arial"/>
            <w:color w:val="222222"/>
            <w:shd w:val="clear" w:color="auto" w:fill="FFFFFF"/>
          </w:rPr>
          <w:t>Cressler</w:t>
        </w:r>
        <w:proofErr w:type="spellEnd"/>
        <w:r w:rsidRPr="00706284">
          <w:rPr>
            <w:rFonts w:cs="Arial"/>
            <w:color w:val="222222"/>
            <w:shd w:val="clear" w:color="auto" w:fill="FFFFFF"/>
          </w:rPr>
          <w:t xml:space="preserve">, C. E., McLeod, D. V., </w:t>
        </w:r>
        <w:proofErr w:type="spellStart"/>
        <w:r w:rsidRPr="00706284">
          <w:rPr>
            <w:rFonts w:cs="Arial"/>
            <w:color w:val="222222"/>
            <w:shd w:val="clear" w:color="auto" w:fill="FFFFFF"/>
          </w:rPr>
          <w:t>Rozins</w:t>
        </w:r>
        <w:proofErr w:type="spellEnd"/>
        <w:r w:rsidRPr="00706284">
          <w:rPr>
            <w:rFonts w:cs="Arial"/>
            <w:color w:val="222222"/>
            <w:shd w:val="clear" w:color="auto" w:fill="FFFFFF"/>
          </w:rPr>
          <w:t xml:space="preserve">, C., Van Den </w:t>
        </w:r>
        <w:proofErr w:type="spellStart"/>
        <w:r w:rsidRPr="00706284">
          <w:rPr>
            <w:rFonts w:cs="Arial"/>
            <w:color w:val="222222"/>
            <w:shd w:val="clear" w:color="auto" w:fill="FFFFFF"/>
          </w:rPr>
          <w:t>Hoogen</w:t>
        </w:r>
        <w:proofErr w:type="spellEnd"/>
        <w:r w:rsidRPr="00706284">
          <w:rPr>
            <w:rFonts w:cs="Arial"/>
            <w:color w:val="222222"/>
            <w:shd w:val="clear" w:color="auto" w:fill="FFFFFF"/>
          </w:rPr>
          <w:t xml:space="preserve">, J., &amp; Day, T. (2016). The adaptive evolution of virulence: a review of theoretical predictions and empirical tests. </w:t>
        </w:r>
        <w:r w:rsidRPr="00706284">
          <w:rPr>
            <w:rFonts w:cs="Arial"/>
            <w:i/>
            <w:iCs/>
            <w:color w:val="222222"/>
            <w:shd w:val="clear" w:color="auto" w:fill="FFFFFF"/>
          </w:rPr>
          <w:t>Parasitology</w:t>
        </w:r>
        <w:r w:rsidRPr="00706284">
          <w:rPr>
            <w:rFonts w:cs="Arial"/>
            <w:color w:val="222222"/>
            <w:shd w:val="clear" w:color="auto" w:fill="FFFFFF"/>
          </w:rPr>
          <w:t>, 143(7), 915-930.</w:t>
        </w:r>
      </w:ins>
    </w:p>
    <w:p w14:paraId="13C1BF10" w14:textId="77777777" w:rsidR="005C5845" w:rsidRPr="00706284" w:rsidRDefault="005C5845" w:rsidP="005C5845">
      <w:pPr>
        <w:rPr>
          <w:ins w:id="316" w:author="Clay Cressler" w:date="2026-06-12T13:49:00Z" w16du:dateUtc="2026-06-12T18:49:00Z"/>
          <w:rFonts w:cs="Arial"/>
          <w:color w:val="222222"/>
          <w:shd w:val="clear" w:color="auto" w:fill="FFFFFF"/>
        </w:rPr>
      </w:pPr>
    </w:p>
    <w:p w14:paraId="0ACB79BF" w14:textId="77777777" w:rsidR="005C5845" w:rsidRPr="00706284" w:rsidRDefault="005C5845" w:rsidP="005C5845">
      <w:pPr>
        <w:rPr>
          <w:ins w:id="317" w:author="Clay Cressler" w:date="2026-06-12T13:49:00Z" w16du:dateUtc="2026-06-12T18:49:00Z"/>
          <w:rFonts w:cs="Arial"/>
          <w:color w:val="222222"/>
          <w:shd w:val="clear" w:color="auto" w:fill="FFFFFF"/>
        </w:rPr>
      </w:pPr>
      <w:ins w:id="318" w:author="Clay Cressler" w:date="2026-06-12T13:49:00Z" w16du:dateUtc="2026-06-12T18:49:00Z">
        <w:r w:rsidRPr="00706284">
          <w:rPr>
            <w:rFonts w:cs="Arial"/>
            <w:color w:val="222222"/>
            <w:shd w:val="clear" w:color="auto" w:fill="FFFFFF"/>
          </w:rPr>
          <w:t xml:space="preserve">DeLong, J. P., &amp; </w:t>
        </w:r>
        <w:proofErr w:type="spellStart"/>
        <w:r w:rsidRPr="00706284">
          <w:rPr>
            <w:rFonts w:cs="Arial"/>
            <w:color w:val="222222"/>
            <w:shd w:val="clear" w:color="auto" w:fill="FFFFFF"/>
          </w:rPr>
          <w:t>Cressler</w:t>
        </w:r>
        <w:proofErr w:type="spellEnd"/>
        <w:r w:rsidRPr="00706284">
          <w:rPr>
            <w:rFonts w:cs="Arial"/>
            <w:color w:val="222222"/>
            <w:shd w:val="clear" w:color="auto" w:fill="FFFFFF"/>
          </w:rPr>
          <w:t xml:space="preserve">, C. E. (2023). Stochasticity directs adaptive evolution toward nonequilibrium evolutionary attractors. </w:t>
        </w:r>
        <w:r w:rsidRPr="00706284">
          <w:rPr>
            <w:rFonts w:cs="Arial"/>
            <w:i/>
            <w:iCs/>
            <w:color w:val="222222"/>
            <w:shd w:val="clear" w:color="auto" w:fill="FFFFFF"/>
          </w:rPr>
          <w:t>Ecology</w:t>
        </w:r>
        <w:r w:rsidRPr="00706284">
          <w:rPr>
            <w:rFonts w:cs="Arial"/>
            <w:color w:val="222222"/>
            <w:shd w:val="clear" w:color="auto" w:fill="FFFFFF"/>
          </w:rPr>
          <w:t xml:space="preserve">, 104(1), e3873. </w:t>
        </w:r>
      </w:ins>
    </w:p>
    <w:p w14:paraId="3B0A38F4" w14:textId="77777777" w:rsidR="005C5845" w:rsidRPr="00706284" w:rsidRDefault="005C5845" w:rsidP="005C5845">
      <w:pPr>
        <w:rPr>
          <w:ins w:id="319" w:author="Clay Cressler" w:date="2026-06-12T13:49:00Z" w16du:dateUtc="2026-06-12T18:49:00Z"/>
          <w:rFonts w:cs="Arial"/>
          <w:color w:val="222222"/>
          <w:shd w:val="clear" w:color="auto" w:fill="FFFFFF"/>
        </w:rPr>
      </w:pPr>
    </w:p>
    <w:p w14:paraId="1237B4B2" w14:textId="77777777" w:rsidR="005C5845" w:rsidRPr="00706284" w:rsidRDefault="005C5845" w:rsidP="005C5845">
      <w:pPr>
        <w:rPr>
          <w:ins w:id="320" w:author="Clay Cressler" w:date="2026-06-12T13:49:00Z" w16du:dateUtc="2026-06-12T18:49:00Z"/>
          <w:rFonts w:cs="Arial"/>
          <w:color w:val="222222"/>
          <w:shd w:val="clear" w:color="auto" w:fill="FFFFFF"/>
        </w:rPr>
      </w:pPr>
      <w:ins w:id="321" w:author="Clay Cressler" w:date="2026-06-12T13:49:00Z" w16du:dateUtc="2026-06-12T18:49:00Z">
        <w:r w:rsidRPr="00706284">
          <w:rPr>
            <w:rFonts w:cs="Arial"/>
            <w:color w:val="222222"/>
            <w:shd w:val="clear" w:color="auto" w:fill="FFFFFF"/>
          </w:rPr>
          <w:t xml:space="preserve">de Ruiter, K., </w:t>
        </w:r>
        <w:proofErr w:type="spellStart"/>
        <w:r w:rsidRPr="00706284">
          <w:rPr>
            <w:rFonts w:cs="Arial"/>
            <w:color w:val="222222"/>
            <w:shd w:val="clear" w:color="auto" w:fill="FFFFFF"/>
          </w:rPr>
          <w:t>Jochems</w:t>
        </w:r>
        <w:proofErr w:type="spellEnd"/>
        <w:r w:rsidRPr="00706284">
          <w:rPr>
            <w:rFonts w:cs="Arial"/>
            <w:color w:val="222222"/>
            <w:shd w:val="clear" w:color="auto" w:fill="FFFFFF"/>
          </w:rPr>
          <w:t xml:space="preserve">, S. P., </w:t>
        </w:r>
        <w:proofErr w:type="spellStart"/>
        <w:r w:rsidRPr="00706284">
          <w:rPr>
            <w:rFonts w:cs="Arial"/>
            <w:color w:val="222222"/>
            <w:shd w:val="clear" w:color="auto" w:fill="FFFFFF"/>
          </w:rPr>
          <w:t>Tahapary</w:t>
        </w:r>
        <w:proofErr w:type="spellEnd"/>
        <w:r w:rsidRPr="00706284">
          <w:rPr>
            <w:rFonts w:cs="Arial"/>
            <w:color w:val="222222"/>
            <w:shd w:val="clear" w:color="auto" w:fill="FFFFFF"/>
          </w:rPr>
          <w:t xml:space="preserve">, D. L., Stam, K. A., König, M., van </w:t>
        </w:r>
        <w:proofErr w:type="spellStart"/>
        <w:r w:rsidRPr="00706284">
          <w:rPr>
            <w:rFonts w:cs="Arial"/>
            <w:color w:val="222222"/>
            <w:shd w:val="clear" w:color="auto" w:fill="FFFFFF"/>
          </w:rPr>
          <w:t>Unen</w:t>
        </w:r>
        <w:proofErr w:type="spellEnd"/>
        <w:r w:rsidRPr="00706284">
          <w:rPr>
            <w:rFonts w:cs="Arial"/>
            <w:color w:val="222222"/>
            <w:shd w:val="clear" w:color="auto" w:fill="FFFFFF"/>
          </w:rPr>
          <w:t xml:space="preserve">, V., ... &amp; </w:t>
        </w:r>
        <w:proofErr w:type="spellStart"/>
        <w:r w:rsidRPr="00706284">
          <w:rPr>
            <w:rFonts w:cs="Arial"/>
            <w:color w:val="222222"/>
            <w:shd w:val="clear" w:color="auto" w:fill="FFFFFF"/>
          </w:rPr>
          <w:t>Yazdanbakhsh</w:t>
        </w:r>
        <w:proofErr w:type="spellEnd"/>
        <w:r w:rsidRPr="00706284">
          <w:rPr>
            <w:rFonts w:cs="Arial"/>
            <w:color w:val="222222"/>
            <w:shd w:val="clear" w:color="auto" w:fill="FFFFFF"/>
          </w:rPr>
          <w:t>, M. (2020). Helminth infections drive heterogeneity in human type 2 and regulatory cells. </w:t>
        </w:r>
        <w:r w:rsidRPr="00706284">
          <w:rPr>
            <w:rFonts w:cs="Arial"/>
            <w:i/>
            <w:iCs/>
            <w:color w:val="222222"/>
            <w:shd w:val="clear" w:color="auto" w:fill="FFFFFF"/>
          </w:rPr>
          <w:t>Science Translational Medicine</w:t>
        </w:r>
        <w:r w:rsidRPr="00706284">
          <w:rPr>
            <w:rFonts w:cs="Arial"/>
            <w:color w:val="222222"/>
            <w:shd w:val="clear" w:color="auto" w:fill="FFFFFF"/>
          </w:rPr>
          <w:t>, </w:t>
        </w:r>
        <w:r w:rsidRPr="00706284">
          <w:rPr>
            <w:rFonts w:cs="Arial"/>
            <w:i/>
            <w:iCs/>
            <w:color w:val="222222"/>
            <w:shd w:val="clear" w:color="auto" w:fill="FFFFFF"/>
          </w:rPr>
          <w:t>12</w:t>
        </w:r>
        <w:r w:rsidRPr="00706284">
          <w:rPr>
            <w:rFonts w:cs="Arial"/>
            <w:color w:val="222222"/>
            <w:shd w:val="clear" w:color="auto" w:fill="FFFFFF"/>
          </w:rPr>
          <w:t>(524), eaaw3703.</w:t>
        </w:r>
      </w:ins>
    </w:p>
    <w:p w14:paraId="7E1BD226" w14:textId="77777777" w:rsidR="005C5845" w:rsidRPr="00706284" w:rsidRDefault="005C5845" w:rsidP="005C5845">
      <w:pPr>
        <w:rPr>
          <w:ins w:id="322" w:author="Clay Cressler" w:date="2026-06-12T13:49:00Z" w16du:dateUtc="2026-06-12T18:49:00Z"/>
          <w:rFonts w:cs="Arial"/>
          <w:color w:val="222222"/>
          <w:shd w:val="clear" w:color="auto" w:fill="FFFFFF"/>
        </w:rPr>
      </w:pPr>
    </w:p>
    <w:p w14:paraId="0C59F292" w14:textId="77777777" w:rsidR="005C5845" w:rsidRPr="00706284" w:rsidRDefault="005C5845" w:rsidP="005C5845">
      <w:pPr>
        <w:rPr>
          <w:ins w:id="323" w:author="Clay Cressler" w:date="2026-06-12T13:49:00Z" w16du:dateUtc="2026-06-12T18:49:00Z"/>
          <w:rFonts w:cs="Arial"/>
          <w:color w:val="222222"/>
          <w:shd w:val="clear" w:color="auto" w:fill="FFFFFF"/>
        </w:rPr>
      </w:pPr>
      <w:proofErr w:type="spellStart"/>
      <w:ins w:id="324" w:author="Clay Cressler" w:date="2026-06-12T13:49:00Z" w16du:dateUtc="2026-06-12T18:49:00Z">
        <w:r w:rsidRPr="00706284">
          <w:rPr>
            <w:rFonts w:cs="Arial"/>
            <w:color w:val="222222"/>
            <w:shd w:val="clear" w:color="auto" w:fill="FFFFFF"/>
          </w:rPr>
          <w:lastRenderedPageBreak/>
          <w:t>Doebeli</w:t>
        </w:r>
        <w:proofErr w:type="spellEnd"/>
        <w:r w:rsidRPr="00706284">
          <w:rPr>
            <w:rFonts w:cs="Arial"/>
            <w:color w:val="222222"/>
            <w:shd w:val="clear" w:color="auto" w:fill="FFFFFF"/>
          </w:rPr>
          <w:t xml:space="preserve">, M., </w:t>
        </w:r>
        <w:proofErr w:type="spellStart"/>
        <w:r w:rsidRPr="00706284">
          <w:rPr>
            <w:rFonts w:cs="Arial"/>
            <w:color w:val="222222"/>
            <w:shd w:val="clear" w:color="auto" w:fill="FFFFFF"/>
          </w:rPr>
          <w:t>Ispolatov</w:t>
        </w:r>
        <w:proofErr w:type="spellEnd"/>
        <w:r w:rsidRPr="00706284">
          <w:rPr>
            <w:rFonts w:cs="Arial"/>
            <w:color w:val="222222"/>
            <w:shd w:val="clear" w:color="auto" w:fill="FFFFFF"/>
          </w:rPr>
          <w:t>, Y., &amp; Simon, B. (2017). Towards a mechanistic foundation of evolutionary theory. </w:t>
        </w:r>
        <w:proofErr w:type="spellStart"/>
        <w:r w:rsidRPr="00706284">
          <w:rPr>
            <w:rFonts w:cs="Arial"/>
            <w:i/>
            <w:iCs/>
            <w:color w:val="222222"/>
            <w:shd w:val="clear" w:color="auto" w:fill="FFFFFF"/>
          </w:rPr>
          <w:t>Elife</w:t>
        </w:r>
        <w:proofErr w:type="spellEnd"/>
        <w:r w:rsidRPr="00706284">
          <w:rPr>
            <w:rFonts w:cs="Arial"/>
            <w:color w:val="222222"/>
            <w:shd w:val="clear" w:color="auto" w:fill="FFFFFF"/>
          </w:rPr>
          <w:t>, </w:t>
        </w:r>
        <w:r w:rsidRPr="00706284">
          <w:rPr>
            <w:rFonts w:cs="Arial"/>
            <w:i/>
            <w:iCs/>
            <w:color w:val="222222"/>
            <w:shd w:val="clear" w:color="auto" w:fill="FFFFFF"/>
          </w:rPr>
          <w:t>6</w:t>
        </w:r>
        <w:r w:rsidRPr="00706284">
          <w:rPr>
            <w:rFonts w:cs="Arial"/>
            <w:color w:val="222222"/>
            <w:shd w:val="clear" w:color="auto" w:fill="FFFFFF"/>
          </w:rPr>
          <w:t>, e23804.</w:t>
        </w:r>
      </w:ins>
    </w:p>
    <w:p w14:paraId="71BB7AC4" w14:textId="77777777" w:rsidR="005C5845" w:rsidRPr="00706284" w:rsidRDefault="005C5845" w:rsidP="005C5845">
      <w:pPr>
        <w:rPr>
          <w:ins w:id="325" w:author="Clay Cressler" w:date="2026-06-12T13:49:00Z" w16du:dateUtc="2026-06-12T18:49:00Z"/>
          <w:rFonts w:cs="Arial"/>
          <w:color w:val="222222"/>
          <w:shd w:val="clear" w:color="auto" w:fill="FFFFFF"/>
        </w:rPr>
      </w:pPr>
    </w:p>
    <w:p w14:paraId="4061A617" w14:textId="77777777" w:rsidR="005C5845" w:rsidRPr="00706284" w:rsidRDefault="005C5845" w:rsidP="005C5845">
      <w:pPr>
        <w:rPr>
          <w:ins w:id="326" w:author="Clay Cressler" w:date="2026-06-12T13:49:00Z" w16du:dateUtc="2026-06-12T18:49:00Z"/>
          <w:rFonts w:cs="Arial"/>
          <w:color w:val="222222"/>
          <w:shd w:val="clear" w:color="auto" w:fill="FFFFFF"/>
        </w:rPr>
      </w:pPr>
      <w:ins w:id="327" w:author="Clay Cressler" w:date="2026-06-12T13:49:00Z" w16du:dateUtc="2026-06-12T18:49:00Z">
        <w:r w:rsidRPr="00706284">
          <w:rPr>
            <w:rFonts w:cs="Arial"/>
            <w:color w:val="222222"/>
            <w:shd w:val="clear" w:color="auto" w:fill="FFFFFF"/>
          </w:rPr>
          <w:t xml:space="preserve">Else, K. J., </w:t>
        </w:r>
        <w:proofErr w:type="spellStart"/>
        <w:r w:rsidRPr="00706284">
          <w:rPr>
            <w:rFonts w:cs="Arial"/>
            <w:color w:val="222222"/>
            <w:shd w:val="clear" w:color="auto" w:fill="FFFFFF"/>
          </w:rPr>
          <w:t>Hültner</w:t>
        </w:r>
        <w:proofErr w:type="spellEnd"/>
        <w:r w:rsidRPr="00706284">
          <w:rPr>
            <w:rFonts w:cs="Arial"/>
            <w:color w:val="222222"/>
            <w:shd w:val="clear" w:color="auto" w:fill="FFFFFF"/>
          </w:rPr>
          <w:t xml:space="preserve">, L., &amp; </w:t>
        </w:r>
        <w:proofErr w:type="spellStart"/>
        <w:r w:rsidRPr="00706284">
          <w:rPr>
            <w:rFonts w:cs="Arial"/>
            <w:color w:val="222222"/>
            <w:shd w:val="clear" w:color="auto" w:fill="FFFFFF"/>
          </w:rPr>
          <w:t>Grencis</w:t>
        </w:r>
        <w:proofErr w:type="spellEnd"/>
        <w:r w:rsidRPr="00706284">
          <w:rPr>
            <w:rFonts w:cs="Arial"/>
            <w:color w:val="222222"/>
            <w:shd w:val="clear" w:color="auto" w:fill="FFFFFF"/>
          </w:rPr>
          <w:t xml:space="preserve">, R. K. (1992). Cellular immune responses to the murine nematode parasite Trichuris </w:t>
        </w:r>
        <w:proofErr w:type="spellStart"/>
        <w:r w:rsidRPr="00706284">
          <w:rPr>
            <w:rFonts w:cs="Arial"/>
            <w:color w:val="222222"/>
            <w:shd w:val="clear" w:color="auto" w:fill="FFFFFF"/>
          </w:rPr>
          <w:t>muris</w:t>
        </w:r>
        <w:proofErr w:type="spellEnd"/>
        <w:r w:rsidRPr="00706284">
          <w:rPr>
            <w:rFonts w:cs="Arial"/>
            <w:color w:val="222222"/>
            <w:shd w:val="clear" w:color="auto" w:fill="FFFFFF"/>
          </w:rPr>
          <w:t xml:space="preserve">. II. Differential induction of TH-cell subsets in resistant versus susceptible mice. </w:t>
        </w:r>
        <w:r w:rsidRPr="00706284">
          <w:rPr>
            <w:rFonts w:cs="Arial"/>
            <w:i/>
            <w:iCs/>
            <w:color w:val="222222"/>
            <w:shd w:val="clear" w:color="auto" w:fill="FFFFFF"/>
          </w:rPr>
          <w:t>Immunology</w:t>
        </w:r>
        <w:r w:rsidRPr="00706284">
          <w:rPr>
            <w:rFonts w:cs="Arial"/>
            <w:color w:val="222222"/>
            <w:shd w:val="clear" w:color="auto" w:fill="FFFFFF"/>
          </w:rPr>
          <w:t>, 75(2), 232–237.</w:t>
        </w:r>
      </w:ins>
    </w:p>
    <w:p w14:paraId="7D2DA7FA" w14:textId="77777777" w:rsidR="005C5845" w:rsidRPr="00706284" w:rsidRDefault="005C5845" w:rsidP="005C5845">
      <w:pPr>
        <w:rPr>
          <w:ins w:id="328" w:author="Clay Cressler" w:date="2026-06-12T13:49:00Z" w16du:dateUtc="2026-06-12T18:49:00Z"/>
          <w:rFonts w:cs="Arial"/>
          <w:color w:val="222222"/>
          <w:shd w:val="clear" w:color="auto" w:fill="FFFFFF"/>
        </w:rPr>
      </w:pPr>
    </w:p>
    <w:p w14:paraId="5B922A0A" w14:textId="77777777" w:rsidR="005C5845" w:rsidRPr="00706284" w:rsidRDefault="005C5845" w:rsidP="005C5845">
      <w:pPr>
        <w:rPr>
          <w:ins w:id="329" w:author="Clay Cressler" w:date="2026-06-12T13:49:00Z" w16du:dateUtc="2026-06-12T18:49:00Z"/>
          <w:rFonts w:cs="Arial"/>
          <w:color w:val="222222"/>
          <w:shd w:val="clear" w:color="auto" w:fill="FFFFFF"/>
        </w:rPr>
      </w:pPr>
      <w:proofErr w:type="spellStart"/>
      <w:ins w:id="330" w:author="Clay Cressler" w:date="2026-06-12T13:49:00Z" w16du:dateUtc="2026-06-12T18:49:00Z">
        <w:r w:rsidRPr="00706284">
          <w:rPr>
            <w:rFonts w:cs="Arial"/>
            <w:color w:val="222222"/>
            <w:shd w:val="clear" w:color="auto" w:fill="FFFFFF"/>
          </w:rPr>
          <w:t>Geritz</w:t>
        </w:r>
        <w:proofErr w:type="spellEnd"/>
        <w:r w:rsidRPr="00706284">
          <w:rPr>
            <w:rFonts w:cs="Arial"/>
            <w:color w:val="222222"/>
            <w:shd w:val="clear" w:color="auto" w:fill="FFFFFF"/>
          </w:rPr>
          <w:t xml:space="preserve">, S. A. H., </w:t>
        </w:r>
        <w:proofErr w:type="spellStart"/>
        <w:r w:rsidRPr="00706284">
          <w:rPr>
            <w:rFonts w:cs="Arial"/>
            <w:color w:val="222222"/>
            <w:shd w:val="clear" w:color="auto" w:fill="FFFFFF"/>
          </w:rPr>
          <w:t>Kisdi</w:t>
        </w:r>
        <w:proofErr w:type="spellEnd"/>
        <w:r w:rsidRPr="00706284">
          <w:rPr>
            <w:rFonts w:cs="Arial"/>
            <w:color w:val="222222"/>
            <w:shd w:val="clear" w:color="auto" w:fill="FFFFFF"/>
          </w:rPr>
          <w:t xml:space="preserve">, É., </w:t>
        </w:r>
        <w:proofErr w:type="spellStart"/>
        <w:r w:rsidRPr="00706284">
          <w:rPr>
            <w:rFonts w:cs="Arial"/>
            <w:color w:val="222222"/>
            <w:shd w:val="clear" w:color="auto" w:fill="FFFFFF"/>
          </w:rPr>
          <w:t>Meszéna</w:t>
        </w:r>
        <w:proofErr w:type="spellEnd"/>
        <w:r w:rsidRPr="00706284">
          <w:rPr>
            <w:rFonts w:cs="Arial"/>
            <w:color w:val="222222"/>
            <w:shd w:val="clear" w:color="auto" w:fill="FFFFFF"/>
          </w:rPr>
          <w:t xml:space="preserve">, G., &amp; Metz, J. A. J. (1998). Evolutionarily singular strategies and the adaptive growth and branching of the evolutionary tree. </w:t>
        </w:r>
        <w:r w:rsidRPr="00706284">
          <w:rPr>
            <w:rFonts w:cs="Arial"/>
            <w:i/>
            <w:iCs/>
            <w:color w:val="222222"/>
            <w:shd w:val="clear" w:color="auto" w:fill="FFFFFF"/>
          </w:rPr>
          <w:t>Evolutionary Ecology</w:t>
        </w:r>
        <w:r w:rsidRPr="00706284">
          <w:rPr>
            <w:rFonts w:cs="Arial"/>
            <w:color w:val="222222"/>
            <w:shd w:val="clear" w:color="auto" w:fill="FFFFFF"/>
          </w:rPr>
          <w:t>, 12, 35–57.</w:t>
        </w:r>
      </w:ins>
    </w:p>
    <w:p w14:paraId="1163A42B" w14:textId="77777777" w:rsidR="005C5845" w:rsidRPr="00706284" w:rsidRDefault="005C5845" w:rsidP="005C5845">
      <w:pPr>
        <w:rPr>
          <w:ins w:id="331" w:author="Clay Cressler" w:date="2026-06-12T13:49:00Z" w16du:dateUtc="2026-06-12T18:49:00Z"/>
          <w:rFonts w:cs="Arial"/>
          <w:color w:val="222222"/>
          <w:shd w:val="clear" w:color="auto" w:fill="FFFFFF"/>
        </w:rPr>
      </w:pPr>
    </w:p>
    <w:p w14:paraId="369DB3A1" w14:textId="77777777" w:rsidR="005C5845" w:rsidRPr="00706284" w:rsidRDefault="005C5845" w:rsidP="005C5845">
      <w:pPr>
        <w:rPr>
          <w:ins w:id="332" w:author="Clay Cressler" w:date="2026-06-12T13:49:00Z" w16du:dateUtc="2026-06-12T18:49:00Z"/>
          <w:rFonts w:cs="Arial"/>
          <w:color w:val="222222"/>
          <w:shd w:val="clear" w:color="auto" w:fill="FFFFFF"/>
        </w:rPr>
      </w:pPr>
      <w:ins w:id="333" w:author="Clay Cressler" w:date="2026-06-12T13:49:00Z" w16du:dateUtc="2026-06-12T18:49:00Z">
        <w:r w:rsidRPr="00706284">
          <w:rPr>
            <w:rFonts w:cs="Arial"/>
            <w:color w:val="222222"/>
            <w:shd w:val="clear" w:color="auto" w:fill="FFFFFF"/>
          </w:rPr>
          <w:t xml:space="preserve">Graham, A. L., &amp; </w:t>
        </w:r>
        <w:proofErr w:type="spellStart"/>
        <w:r w:rsidRPr="00706284">
          <w:rPr>
            <w:rFonts w:cs="Arial"/>
            <w:color w:val="222222"/>
            <w:shd w:val="clear" w:color="auto" w:fill="FFFFFF"/>
          </w:rPr>
          <w:t>Regoes</w:t>
        </w:r>
        <w:proofErr w:type="spellEnd"/>
        <w:r w:rsidRPr="00706284">
          <w:rPr>
            <w:rFonts w:cs="Arial"/>
            <w:color w:val="222222"/>
            <w:shd w:val="clear" w:color="auto" w:fill="FFFFFF"/>
          </w:rPr>
          <w:t>, R. R. (2024). Dose-dependent interaction of parasites with tiers of host defense predicts “wormholes” that prolong infection at intermediate inoculum sizes. </w:t>
        </w:r>
        <w:proofErr w:type="spellStart"/>
        <w:r w:rsidRPr="00706284">
          <w:rPr>
            <w:rFonts w:cs="Arial"/>
            <w:i/>
            <w:iCs/>
            <w:color w:val="222222"/>
            <w:shd w:val="clear" w:color="auto" w:fill="FFFFFF"/>
          </w:rPr>
          <w:t>PLoS</w:t>
        </w:r>
        <w:proofErr w:type="spellEnd"/>
        <w:r w:rsidRPr="00706284">
          <w:rPr>
            <w:rFonts w:cs="Arial"/>
            <w:i/>
            <w:iCs/>
            <w:color w:val="222222"/>
            <w:shd w:val="clear" w:color="auto" w:fill="FFFFFF"/>
          </w:rPr>
          <w:t xml:space="preserve"> Computational Biology</w:t>
        </w:r>
        <w:r w:rsidRPr="00706284">
          <w:rPr>
            <w:rFonts w:cs="Arial"/>
            <w:color w:val="222222"/>
            <w:shd w:val="clear" w:color="auto" w:fill="FFFFFF"/>
          </w:rPr>
          <w:t>, </w:t>
        </w:r>
        <w:r w:rsidRPr="00706284">
          <w:rPr>
            <w:rFonts w:cs="Arial"/>
            <w:i/>
            <w:iCs/>
            <w:color w:val="222222"/>
            <w:shd w:val="clear" w:color="auto" w:fill="FFFFFF"/>
          </w:rPr>
          <w:t>20</w:t>
        </w:r>
        <w:r w:rsidRPr="00706284">
          <w:rPr>
            <w:rFonts w:cs="Arial"/>
            <w:color w:val="222222"/>
            <w:shd w:val="clear" w:color="auto" w:fill="FFFFFF"/>
          </w:rPr>
          <w:t>(12), e1012652.</w:t>
        </w:r>
      </w:ins>
    </w:p>
    <w:p w14:paraId="5B00EF31" w14:textId="77777777" w:rsidR="005C5845" w:rsidRPr="00706284" w:rsidRDefault="005C5845" w:rsidP="005C5845">
      <w:pPr>
        <w:rPr>
          <w:ins w:id="334" w:author="Clay Cressler" w:date="2026-06-12T13:49:00Z" w16du:dateUtc="2026-06-12T18:49:00Z"/>
          <w:rFonts w:cs="Arial"/>
          <w:color w:val="222222"/>
          <w:shd w:val="clear" w:color="auto" w:fill="FFFFFF"/>
        </w:rPr>
      </w:pPr>
    </w:p>
    <w:p w14:paraId="4DE5247C" w14:textId="77777777" w:rsidR="005C5845" w:rsidRPr="00706284" w:rsidRDefault="005C5845" w:rsidP="005C5845">
      <w:pPr>
        <w:rPr>
          <w:ins w:id="335" w:author="Clay Cressler" w:date="2026-06-12T13:49:00Z" w16du:dateUtc="2026-06-12T18:49:00Z"/>
          <w:rFonts w:cs="Arial"/>
          <w:color w:val="222222"/>
          <w:shd w:val="clear" w:color="auto" w:fill="FFFFFF"/>
        </w:rPr>
      </w:pPr>
      <w:proofErr w:type="spellStart"/>
      <w:ins w:id="336" w:author="Clay Cressler" w:date="2026-06-12T13:49:00Z" w16du:dateUtc="2026-06-12T18:49:00Z">
        <w:r w:rsidRPr="00706284">
          <w:rPr>
            <w:rFonts w:cs="Arial"/>
            <w:color w:val="222222"/>
            <w:shd w:val="clear" w:color="auto" w:fill="FFFFFF"/>
          </w:rPr>
          <w:t>Grencis</w:t>
        </w:r>
        <w:proofErr w:type="spellEnd"/>
        <w:r w:rsidRPr="00706284">
          <w:rPr>
            <w:rFonts w:cs="Arial"/>
            <w:color w:val="222222"/>
            <w:shd w:val="clear" w:color="auto" w:fill="FFFFFF"/>
          </w:rPr>
          <w:t xml:space="preserve">, R. K. (2015). Immunity to helminths: resistance, regulation, and susceptibility to gastrointestinal nematodes. </w:t>
        </w:r>
        <w:r w:rsidRPr="00706284">
          <w:rPr>
            <w:rFonts w:cs="Arial"/>
            <w:i/>
            <w:iCs/>
            <w:color w:val="222222"/>
            <w:shd w:val="clear" w:color="auto" w:fill="FFFFFF"/>
          </w:rPr>
          <w:t>Annual Review of Immunology</w:t>
        </w:r>
        <w:r w:rsidRPr="00706284">
          <w:rPr>
            <w:rFonts w:cs="Arial"/>
            <w:color w:val="222222"/>
            <w:shd w:val="clear" w:color="auto" w:fill="FFFFFF"/>
          </w:rPr>
          <w:t>, 33(1), 201-225.</w:t>
        </w:r>
      </w:ins>
    </w:p>
    <w:p w14:paraId="6AB58249" w14:textId="77777777" w:rsidR="005C5845" w:rsidRPr="00706284" w:rsidRDefault="005C5845" w:rsidP="005C5845">
      <w:pPr>
        <w:rPr>
          <w:ins w:id="337" w:author="Clay Cressler" w:date="2026-06-12T13:49:00Z" w16du:dateUtc="2026-06-12T18:49:00Z"/>
          <w:rFonts w:cs="Arial"/>
          <w:color w:val="222222"/>
          <w:shd w:val="clear" w:color="auto" w:fill="FFFFFF"/>
        </w:rPr>
      </w:pPr>
    </w:p>
    <w:p w14:paraId="24B0A06A" w14:textId="77777777" w:rsidR="005C5845" w:rsidRPr="00706284" w:rsidRDefault="005C5845" w:rsidP="005C5845">
      <w:pPr>
        <w:rPr>
          <w:ins w:id="338" w:author="Clay Cressler" w:date="2026-06-12T13:49:00Z" w16du:dateUtc="2026-06-12T18:49:00Z"/>
          <w:rFonts w:cs="Arial"/>
          <w:color w:val="222222"/>
          <w:shd w:val="clear" w:color="auto" w:fill="FFFFFF"/>
        </w:rPr>
      </w:pPr>
      <w:ins w:id="339" w:author="Clay Cressler" w:date="2026-06-12T13:49:00Z" w16du:dateUtc="2026-06-12T18:49:00Z">
        <w:r w:rsidRPr="00706284">
          <w:rPr>
            <w:rFonts w:cs="Arial"/>
            <w:color w:val="222222"/>
            <w:shd w:val="clear" w:color="auto" w:fill="FFFFFF"/>
          </w:rPr>
          <w:t>Keeling, M. J., &amp; Rohani, P. (2008). </w:t>
        </w:r>
        <w:r w:rsidRPr="00706284">
          <w:rPr>
            <w:rFonts w:cs="Arial"/>
            <w:i/>
            <w:iCs/>
            <w:color w:val="222222"/>
            <w:shd w:val="clear" w:color="auto" w:fill="FFFFFF"/>
          </w:rPr>
          <w:t>Modeling Infectious Diseases in Humans and Animals</w:t>
        </w:r>
        <w:r w:rsidRPr="00706284">
          <w:rPr>
            <w:rFonts w:cs="Arial"/>
            <w:color w:val="222222"/>
            <w:shd w:val="clear" w:color="auto" w:fill="FFFFFF"/>
          </w:rPr>
          <w:t>. Princeton University Press.</w:t>
        </w:r>
      </w:ins>
    </w:p>
    <w:p w14:paraId="2706C412" w14:textId="77777777" w:rsidR="005C5845" w:rsidRPr="00706284" w:rsidRDefault="005C5845" w:rsidP="005C5845">
      <w:pPr>
        <w:rPr>
          <w:ins w:id="340" w:author="Clay Cressler" w:date="2026-06-12T13:49:00Z" w16du:dateUtc="2026-06-12T18:49:00Z"/>
          <w:rFonts w:cs="Arial"/>
          <w:color w:val="222222"/>
          <w:shd w:val="clear" w:color="auto" w:fill="FFFFFF"/>
        </w:rPr>
      </w:pPr>
    </w:p>
    <w:p w14:paraId="499CBDE8" w14:textId="77777777" w:rsidR="005C5845" w:rsidRPr="00706284" w:rsidRDefault="005C5845" w:rsidP="005C5845">
      <w:pPr>
        <w:rPr>
          <w:ins w:id="341" w:author="Clay Cressler" w:date="2026-06-12T13:49:00Z" w16du:dateUtc="2026-06-12T18:49:00Z"/>
          <w:rFonts w:cs="Arial"/>
          <w:color w:val="222222"/>
          <w:shd w:val="clear" w:color="auto" w:fill="FFFFFF"/>
        </w:rPr>
      </w:pPr>
      <w:ins w:id="342" w:author="Clay Cressler" w:date="2026-06-12T13:49:00Z" w16du:dateUtc="2026-06-12T18:49:00Z">
        <w:r w:rsidRPr="00706284">
          <w:rPr>
            <w:rFonts w:cs="Arial"/>
            <w:color w:val="222222"/>
            <w:shd w:val="clear" w:color="auto" w:fill="FFFFFF"/>
          </w:rPr>
          <w:t>Lloyd, A. L. (2001). Realistic distributions of infectious periods in epidemic models: changing patterns of persistence and dynamics. </w:t>
        </w:r>
        <w:r w:rsidRPr="00706284">
          <w:rPr>
            <w:rFonts w:cs="Arial"/>
            <w:i/>
            <w:iCs/>
            <w:color w:val="222222"/>
            <w:shd w:val="clear" w:color="auto" w:fill="FFFFFF"/>
          </w:rPr>
          <w:t>Theoretical population biology</w:t>
        </w:r>
        <w:r w:rsidRPr="00706284">
          <w:rPr>
            <w:rFonts w:cs="Arial"/>
            <w:color w:val="222222"/>
            <w:shd w:val="clear" w:color="auto" w:fill="FFFFFF"/>
          </w:rPr>
          <w:t>, </w:t>
        </w:r>
        <w:r w:rsidRPr="00706284">
          <w:rPr>
            <w:rFonts w:cs="Arial"/>
            <w:i/>
            <w:iCs/>
            <w:color w:val="222222"/>
            <w:shd w:val="clear" w:color="auto" w:fill="FFFFFF"/>
          </w:rPr>
          <w:t>60</w:t>
        </w:r>
        <w:r w:rsidRPr="00706284">
          <w:rPr>
            <w:rFonts w:cs="Arial"/>
            <w:color w:val="222222"/>
            <w:shd w:val="clear" w:color="auto" w:fill="FFFFFF"/>
          </w:rPr>
          <w:t>(1), 59-71.</w:t>
        </w:r>
      </w:ins>
    </w:p>
    <w:p w14:paraId="1D2E3F2E" w14:textId="77777777" w:rsidR="005C5845" w:rsidRPr="00706284" w:rsidRDefault="005C5845" w:rsidP="005C5845">
      <w:pPr>
        <w:rPr>
          <w:ins w:id="343" w:author="Clay Cressler" w:date="2026-06-12T13:49:00Z" w16du:dateUtc="2026-06-12T18:49:00Z"/>
          <w:rFonts w:cs="Arial"/>
          <w:color w:val="222222"/>
          <w:shd w:val="clear" w:color="auto" w:fill="FFFFFF"/>
        </w:rPr>
      </w:pPr>
    </w:p>
    <w:p w14:paraId="123A8FA5" w14:textId="77777777" w:rsidR="005C5845" w:rsidRPr="00706284" w:rsidRDefault="005C5845" w:rsidP="005C5845">
      <w:pPr>
        <w:rPr>
          <w:ins w:id="344" w:author="Clay Cressler" w:date="2026-06-12T13:49:00Z" w16du:dateUtc="2026-06-12T18:49:00Z"/>
          <w:rFonts w:cs="Arial"/>
          <w:color w:val="222222"/>
          <w:shd w:val="clear" w:color="auto" w:fill="FFFFFF"/>
        </w:rPr>
      </w:pPr>
      <w:proofErr w:type="spellStart"/>
      <w:ins w:id="345" w:author="Clay Cressler" w:date="2026-06-12T13:49:00Z" w16du:dateUtc="2026-06-12T18:49:00Z">
        <w:r w:rsidRPr="00706284">
          <w:rPr>
            <w:rFonts w:cs="Arial"/>
            <w:color w:val="222222"/>
            <w:shd w:val="clear" w:color="auto" w:fill="FFFFFF"/>
          </w:rPr>
          <w:t>Mabbott</w:t>
        </w:r>
        <w:proofErr w:type="spellEnd"/>
        <w:r w:rsidRPr="00706284">
          <w:rPr>
            <w:rFonts w:cs="Arial"/>
            <w:color w:val="222222"/>
            <w:shd w:val="clear" w:color="auto" w:fill="FFFFFF"/>
          </w:rPr>
          <w:t xml:space="preserve">, N. A. (2018). The influence of parasite infections on host immunity to co-infection with other pathogens. </w:t>
        </w:r>
        <w:r w:rsidRPr="00706284">
          <w:rPr>
            <w:rFonts w:cs="Arial"/>
            <w:i/>
            <w:iCs/>
            <w:color w:val="222222"/>
            <w:shd w:val="clear" w:color="auto" w:fill="FFFFFF"/>
          </w:rPr>
          <w:t>Frontiers in Immunology</w:t>
        </w:r>
        <w:r w:rsidRPr="00706284">
          <w:rPr>
            <w:rFonts w:cs="Arial"/>
            <w:color w:val="222222"/>
            <w:shd w:val="clear" w:color="auto" w:fill="FFFFFF"/>
          </w:rPr>
          <w:t>, 9, 2579.</w:t>
        </w:r>
      </w:ins>
    </w:p>
    <w:p w14:paraId="6BA56ECD" w14:textId="77777777" w:rsidR="005C5845" w:rsidRPr="00706284" w:rsidRDefault="005C5845" w:rsidP="005C5845">
      <w:pPr>
        <w:rPr>
          <w:ins w:id="346" w:author="Clay Cressler" w:date="2026-06-12T13:49:00Z" w16du:dateUtc="2026-06-12T18:49:00Z"/>
          <w:rFonts w:cs="Arial"/>
          <w:color w:val="222222"/>
          <w:shd w:val="clear" w:color="auto" w:fill="FFFFFF"/>
        </w:rPr>
      </w:pPr>
    </w:p>
    <w:p w14:paraId="4498A1B6" w14:textId="77777777" w:rsidR="005C5845" w:rsidRPr="00706284" w:rsidRDefault="005C5845" w:rsidP="005C5845">
      <w:pPr>
        <w:rPr>
          <w:ins w:id="347" w:author="Clay Cressler" w:date="2026-06-12T13:49:00Z" w16du:dateUtc="2026-06-12T18:49:00Z"/>
          <w:rFonts w:cs="Arial"/>
          <w:color w:val="222222"/>
          <w:shd w:val="clear" w:color="auto" w:fill="FFFFFF"/>
        </w:rPr>
      </w:pPr>
      <w:proofErr w:type="spellStart"/>
      <w:ins w:id="348" w:author="Clay Cressler" w:date="2026-06-12T13:49:00Z" w16du:dateUtc="2026-06-12T18:49:00Z">
        <w:r w:rsidRPr="00706284">
          <w:rPr>
            <w:rFonts w:cs="Arial"/>
            <w:color w:val="222222"/>
            <w:shd w:val="clear" w:color="auto" w:fill="FFFFFF"/>
          </w:rPr>
          <w:t>Maizels</w:t>
        </w:r>
        <w:proofErr w:type="spellEnd"/>
        <w:r w:rsidRPr="00706284">
          <w:rPr>
            <w:rFonts w:cs="Arial"/>
            <w:color w:val="222222"/>
            <w:shd w:val="clear" w:color="auto" w:fill="FFFFFF"/>
          </w:rPr>
          <w:t xml:space="preserve">, R. M., Smits, H. H., &amp; McSorley, H. J. (2018). Modulation of host immunity by helminths: The expanding repertoire of parasite effector molecules. </w:t>
        </w:r>
        <w:r w:rsidRPr="00706284">
          <w:rPr>
            <w:rFonts w:cs="Arial"/>
            <w:i/>
            <w:iCs/>
            <w:color w:val="222222"/>
            <w:shd w:val="clear" w:color="auto" w:fill="FFFFFF"/>
          </w:rPr>
          <w:t>Immunity</w:t>
        </w:r>
        <w:r w:rsidRPr="00706284">
          <w:rPr>
            <w:rFonts w:cs="Arial"/>
            <w:color w:val="222222"/>
            <w:shd w:val="clear" w:color="auto" w:fill="FFFFFF"/>
          </w:rPr>
          <w:t xml:space="preserve">, 49(5), 801–818. </w:t>
        </w:r>
      </w:ins>
    </w:p>
    <w:p w14:paraId="2E80AB0B" w14:textId="77777777" w:rsidR="005C5845" w:rsidRPr="00706284" w:rsidRDefault="005C5845" w:rsidP="005C5845">
      <w:pPr>
        <w:rPr>
          <w:ins w:id="349" w:author="Clay Cressler" w:date="2026-06-12T13:49:00Z" w16du:dateUtc="2026-06-12T18:49:00Z"/>
          <w:rFonts w:cs="Arial"/>
          <w:color w:val="222222"/>
          <w:shd w:val="clear" w:color="auto" w:fill="FFFFFF"/>
        </w:rPr>
      </w:pPr>
    </w:p>
    <w:p w14:paraId="192E9C5D" w14:textId="77777777" w:rsidR="005C5845" w:rsidRPr="00706284" w:rsidRDefault="005C5845" w:rsidP="005C5845">
      <w:pPr>
        <w:rPr>
          <w:ins w:id="350" w:author="Clay Cressler" w:date="2026-06-12T13:49:00Z" w16du:dateUtc="2026-06-12T18:49:00Z"/>
          <w:rFonts w:cs="Arial"/>
          <w:color w:val="222222"/>
          <w:shd w:val="clear" w:color="auto" w:fill="FFFFFF"/>
        </w:rPr>
      </w:pPr>
      <w:ins w:id="351" w:author="Clay Cressler" w:date="2026-06-12T13:49:00Z" w16du:dateUtc="2026-06-12T18:49:00Z">
        <w:r w:rsidRPr="00706284">
          <w:rPr>
            <w:rFonts w:cs="Arial"/>
            <w:color w:val="222222"/>
            <w:shd w:val="clear" w:color="auto" w:fill="FFFFFF"/>
          </w:rPr>
          <w:t xml:space="preserve">McGuirk, P., &amp; Mills, K. H. (2002). Pathogen-specific regulatory T cells provoke a shift in the Th1/Th2 paradigm in immunity to infectious diseases. </w:t>
        </w:r>
        <w:r w:rsidRPr="00706284">
          <w:rPr>
            <w:rFonts w:cs="Arial"/>
            <w:i/>
            <w:iCs/>
            <w:color w:val="222222"/>
            <w:shd w:val="clear" w:color="auto" w:fill="FFFFFF"/>
          </w:rPr>
          <w:t>Trends in Immunology</w:t>
        </w:r>
        <w:r w:rsidRPr="00706284">
          <w:rPr>
            <w:rFonts w:cs="Arial"/>
            <w:color w:val="222222"/>
            <w:shd w:val="clear" w:color="auto" w:fill="FFFFFF"/>
          </w:rPr>
          <w:t>, 23(9), 450-455.</w:t>
        </w:r>
      </w:ins>
    </w:p>
    <w:p w14:paraId="2C316DAF" w14:textId="77777777" w:rsidR="005C5845" w:rsidRPr="00706284" w:rsidRDefault="005C5845" w:rsidP="005C5845">
      <w:pPr>
        <w:rPr>
          <w:ins w:id="352" w:author="Clay Cressler" w:date="2026-06-12T13:49:00Z" w16du:dateUtc="2026-06-12T18:49:00Z"/>
          <w:rFonts w:cs="Arial"/>
          <w:color w:val="222222"/>
          <w:shd w:val="clear" w:color="auto" w:fill="FFFFFF"/>
        </w:rPr>
      </w:pPr>
    </w:p>
    <w:p w14:paraId="7F499A80" w14:textId="77777777" w:rsidR="005C5845" w:rsidRPr="00706284" w:rsidRDefault="005C5845" w:rsidP="005C5845">
      <w:pPr>
        <w:rPr>
          <w:ins w:id="353" w:author="Clay Cressler" w:date="2026-06-12T13:49:00Z" w16du:dateUtc="2026-06-12T18:49:00Z"/>
          <w:rFonts w:cs="Arial"/>
          <w:color w:val="222222"/>
          <w:shd w:val="clear" w:color="auto" w:fill="FFFFFF"/>
          <w:lang w:val="es-US"/>
        </w:rPr>
      </w:pPr>
      <w:ins w:id="354" w:author="Clay Cressler" w:date="2026-06-12T13:49:00Z" w16du:dateUtc="2026-06-12T18:49:00Z">
        <w:r w:rsidRPr="00706284">
          <w:rPr>
            <w:rFonts w:cs="Arial"/>
            <w:color w:val="222222"/>
            <w:shd w:val="clear" w:color="auto" w:fill="FFFFFF"/>
          </w:rPr>
          <w:t xml:space="preserve">Ryan, F. J., Hope, C. M., </w:t>
        </w:r>
        <w:proofErr w:type="spellStart"/>
        <w:r w:rsidRPr="00706284">
          <w:rPr>
            <w:rFonts w:cs="Arial"/>
            <w:color w:val="222222"/>
            <w:shd w:val="clear" w:color="auto" w:fill="FFFFFF"/>
          </w:rPr>
          <w:t>Masavuli</w:t>
        </w:r>
        <w:proofErr w:type="spellEnd"/>
        <w:r w:rsidRPr="00706284">
          <w:rPr>
            <w:rFonts w:cs="Arial"/>
            <w:color w:val="222222"/>
            <w:shd w:val="clear" w:color="auto" w:fill="FFFFFF"/>
          </w:rPr>
          <w:t xml:space="preserve">, M. G., Lynn, M. A., </w:t>
        </w:r>
        <w:proofErr w:type="spellStart"/>
        <w:r w:rsidRPr="00706284">
          <w:rPr>
            <w:rFonts w:cs="Arial"/>
            <w:color w:val="222222"/>
            <w:shd w:val="clear" w:color="auto" w:fill="FFFFFF"/>
          </w:rPr>
          <w:t>Mekonnen</w:t>
        </w:r>
        <w:proofErr w:type="spellEnd"/>
        <w:r w:rsidRPr="00706284">
          <w:rPr>
            <w:rFonts w:cs="Arial"/>
            <w:color w:val="222222"/>
            <w:shd w:val="clear" w:color="auto" w:fill="FFFFFF"/>
          </w:rPr>
          <w:t xml:space="preserve">, Z. A., </w:t>
        </w:r>
        <w:proofErr w:type="spellStart"/>
        <w:r w:rsidRPr="00706284">
          <w:rPr>
            <w:rFonts w:cs="Arial"/>
            <w:color w:val="222222"/>
            <w:shd w:val="clear" w:color="auto" w:fill="FFFFFF"/>
          </w:rPr>
          <w:t>Yeow</w:t>
        </w:r>
        <w:proofErr w:type="spellEnd"/>
        <w:r w:rsidRPr="00706284">
          <w:rPr>
            <w:rFonts w:cs="Arial"/>
            <w:color w:val="222222"/>
            <w:shd w:val="clear" w:color="auto" w:fill="FFFFFF"/>
          </w:rPr>
          <w:t xml:space="preserve">, A. E. L., ... &amp; Lynn, D. J. (2022). Long-term perturbation of the peripheral immune system months after SARS-CoV-2 infection. </w:t>
        </w:r>
        <w:r w:rsidRPr="00706284">
          <w:rPr>
            <w:rFonts w:cs="Arial"/>
            <w:i/>
            <w:iCs/>
            <w:color w:val="222222"/>
            <w:shd w:val="clear" w:color="auto" w:fill="FFFFFF"/>
            <w:lang w:val="es-US"/>
          </w:rPr>
          <w:t>BMC Medicine</w:t>
        </w:r>
        <w:r w:rsidRPr="00706284">
          <w:rPr>
            <w:rFonts w:cs="Arial"/>
            <w:color w:val="222222"/>
            <w:shd w:val="clear" w:color="auto" w:fill="FFFFFF"/>
            <w:lang w:val="es-US"/>
          </w:rPr>
          <w:t>, 20(1), 26.</w:t>
        </w:r>
      </w:ins>
    </w:p>
    <w:p w14:paraId="45B92F17" w14:textId="77777777" w:rsidR="005C5845" w:rsidRPr="00706284" w:rsidRDefault="005C5845" w:rsidP="005C5845">
      <w:pPr>
        <w:rPr>
          <w:ins w:id="355" w:author="Clay Cressler" w:date="2026-06-12T13:49:00Z" w16du:dateUtc="2026-06-12T18:49:00Z"/>
          <w:rFonts w:cs="Arial"/>
          <w:color w:val="222222"/>
          <w:shd w:val="clear" w:color="auto" w:fill="FFFFFF"/>
          <w:lang w:val="es-US"/>
        </w:rPr>
      </w:pPr>
    </w:p>
    <w:p w14:paraId="6C50524E" w14:textId="77777777" w:rsidR="005C5845" w:rsidRPr="00706284" w:rsidRDefault="005C5845" w:rsidP="005C5845">
      <w:pPr>
        <w:rPr>
          <w:ins w:id="356" w:author="Clay Cressler" w:date="2026-06-12T13:49:00Z" w16du:dateUtc="2026-06-12T18:49:00Z"/>
          <w:rFonts w:cs="Arial"/>
          <w:color w:val="222222"/>
          <w:shd w:val="clear" w:color="auto" w:fill="FFFFFF"/>
        </w:rPr>
      </w:pPr>
      <w:proofErr w:type="spellStart"/>
      <w:ins w:id="357" w:author="Clay Cressler" w:date="2026-06-12T13:49:00Z" w16du:dateUtc="2026-06-12T18:49:00Z">
        <w:r w:rsidRPr="00706284">
          <w:rPr>
            <w:rFonts w:cs="Arial"/>
            <w:color w:val="222222"/>
            <w:shd w:val="clear" w:color="auto" w:fill="FFFFFF"/>
            <w:lang w:val="es-US"/>
          </w:rPr>
          <w:t>Sanchez-Menendez</w:t>
        </w:r>
        <w:proofErr w:type="spellEnd"/>
        <w:r w:rsidRPr="00706284">
          <w:rPr>
            <w:rFonts w:cs="Arial"/>
            <w:color w:val="222222"/>
            <w:shd w:val="clear" w:color="auto" w:fill="FFFFFF"/>
            <w:lang w:val="es-US"/>
          </w:rPr>
          <w:t xml:space="preserve">, C., De La Calle-Jiménez, O., Mateos, E., </w:t>
        </w:r>
        <w:proofErr w:type="spellStart"/>
        <w:r w:rsidRPr="00706284">
          <w:rPr>
            <w:rFonts w:cs="Arial"/>
            <w:color w:val="222222"/>
            <w:shd w:val="clear" w:color="auto" w:fill="FFFFFF"/>
            <w:lang w:val="es-US"/>
          </w:rPr>
          <w:t>Vigon</w:t>
        </w:r>
        <w:proofErr w:type="spellEnd"/>
        <w:r w:rsidRPr="00706284">
          <w:rPr>
            <w:rFonts w:cs="Arial"/>
            <w:color w:val="222222"/>
            <w:shd w:val="clear" w:color="auto" w:fill="FFFFFF"/>
            <w:lang w:val="es-US"/>
          </w:rPr>
          <w:t xml:space="preserve">, L., Fuertes, D., Murciano Antón, M. A., ... </w:t>
        </w:r>
        <w:r w:rsidRPr="00706284">
          <w:rPr>
            <w:rFonts w:cs="Arial"/>
            <w:color w:val="222222"/>
            <w:shd w:val="clear" w:color="auto" w:fill="FFFFFF"/>
          </w:rPr>
          <w:t xml:space="preserve">&amp; </w:t>
        </w:r>
        <w:proofErr w:type="spellStart"/>
        <w:r w:rsidRPr="00706284">
          <w:rPr>
            <w:rFonts w:cs="Arial"/>
            <w:color w:val="222222"/>
            <w:shd w:val="clear" w:color="auto" w:fill="FFFFFF"/>
          </w:rPr>
          <w:t>Coiras</w:t>
        </w:r>
        <w:proofErr w:type="spellEnd"/>
        <w:r w:rsidRPr="00706284">
          <w:rPr>
            <w:rFonts w:cs="Arial"/>
            <w:color w:val="222222"/>
            <w:shd w:val="clear" w:color="auto" w:fill="FFFFFF"/>
          </w:rPr>
          <w:t xml:space="preserve">, M. (2024). Different polarization and functionality of CD4+ T helper subsets in people with post-COVID condition. </w:t>
        </w:r>
        <w:r w:rsidRPr="00706284">
          <w:rPr>
            <w:rFonts w:cs="Arial"/>
            <w:i/>
            <w:iCs/>
            <w:color w:val="222222"/>
            <w:shd w:val="clear" w:color="auto" w:fill="FFFFFF"/>
          </w:rPr>
          <w:t>Frontiers in Immunology</w:t>
        </w:r>
        <w:r w:rsidRPr="00706284">
          <w:rPr>
            <w:rFonts w:cs="Arial"/>
            <w:color w:val="222222"/>
            <w:shd w:val="clear" w:color="auto" w:fill="FFFFFF"/>
          </w:rPr>
          <w:t>, 15, 1431411.</w:t>
        </w:r>
      </w:ins>
    </w:p>
    <w:p w14:paraId="60726914" w14:textId="77777777" w:rsidR="005C5845" w:rsidRPr="00706284" w:rsidRDefault="005C5845" w:rsidP="005C5845">
      <w:pPr>
        <w:rPr>
          <w:ins w:id="358" w:author="Clay Cressler" w:date="2026-06-12T13:49:00Z" w16du:dateUtc="2026-06-12T18:49:00Z"/>
          <w:rFonts w:cs="Arial"/>
          <w:color w:val="222222"/>
          <w:shd w:val="clear" w:color="auto" w:fill="FFFFFF"/>
        </w:rPr>
      </w:pPr>
    </w:p>
    <w:p w14:paraId="20361017" w14:textId="77777777" w:rsidR="005C5845" w:rsidRPr="00706284" w:rsidRDefault="005C5845" w:rsidP="005C5845">
      <w:pPr>
        <w:rPr>
          <w:ins w:id="359" w:author="Clay Cressler" w:date="2026-06-12T13:49:00Z" w16du:dateUtc="2026-06-12T18:49:00Z"/>
          <w:rFonts w:cs="Arial"/>
          <w:color w:val="222222"/>
          <w:shd w:val="clear" w:color="auto" w:fill="FFFFFF"/>
          <w:lang w:val="es-US"/>
        </w:rPr>
      </w:pPr>
      <w:proofErr w:type="spellStart"/>
      <w:ins w:id="360" w:author="Clay Cressler" w:date="2026-06-12T13:49:00Z" w16du:dateUtc="2026-06-12T18:49:00Z">
        <w:r w:rsidRPr="00706284">
          <w:rPr>
            <w:rFonts w:cs="Arial"/>
            <w:color w:val="222222"/>
            <w:shd w:val="clear" w:color="auto" w:fill="FFFFFF"/>
          </w:rPr>
          <w:t>Schrom</w:t>
        </w:r>
        <w:proofErr w:type="spellEnd"/>
        <w:r w:rsidRPr="00706284">
          <w:rPr>
            <w:rFonts w:cs="Arial"/>
            <w:color w:val="222222"/>
            <w:shd w:val="clear" w:color="auto" w:fill="FFFFFF"/>
          </w:rPr>
          <w:t>, E. C., Levin, S. A., &amp; Graham, A. L. (2020). Quorum sensing via dynamic cytokine signaling comprehensively explains divergent patterns of effector choice among helper T cells. </w:t>
        </w:r>
        <w:proofErr w:type="spellStart"/>
        <w:r w:rsidRPr="00706284">
          <w:rPr>
            <w:rFonts w:cs="Arial"/>
            <w:i/>
            <w:iCs/>
            <w:color w:val="222222"/>
            <w:shd w:val="clear" w:color="auto" w:fill="FFFFFF"/>
            <w:lang w:val="es-US"/>
          </w:rPr>
          <w:t>PLoS</w:t>
        </w:r>
        <w:proofErr w:type="spellEnd"/>
        <w:r w:rsidRPr="00706284">
          <w:rPr>
            <w:rFonts w:cs="Arial"/>
            <w:i/>
            <w:iCs/>
            <w:color w:val="222222"/>
            <w:shd w:val="clear" w:color="auto" w:fill="FFFFFF"/>
            <w:lang w:val="es-US"/>
          </w:rPr>
          <w:t xml:space="preserve"> </w:t>
        </w:r>
        <w:proofErr w:type="spellStart"/>
        <w:r w:rsidRPr="00706284">
          <w:rPr>
            <w:rFonts w:cs="Arial"/>
            <w:i/>
            <w:iCs/>
            <w:color w:val="222222"/>
            <w:shd w:val="clear" w:color="auto" w:fill="FFFFFF"/>
            <w:lang w:val="es-US"/>
          </w:rPr>
          <w:t>Computational</w:t>
        </w:r>
        <w:proofErr w:type="spellEnd"/>
        <w:r w:rsidRPr="00706284">
          <w:rPr>
            <w:rFonts w:cs="Arial"/>
            <w:i/>
            <w:iCs/>
            <w:color w:val="222222"/>
            <w:shd w:val="clear" w:color="auto" w:fill="FFFFFF"/>
            <w:lang w:val="es-US"/>
          </w:rPr>
          <w:t xml:space="preserve"> </w:t>
        </w:r>
        <w:proofErr w:type="spellStart"/>
        <w:r w:rsidRPr="00706284">
          <w:rPr>
            <w:rFonts w:cs="Arial"/>
            <w:i/>
            <w:iCs/>
            <w:color w:val="222222"/>
            <w:shd w:val="clear" w:color="auto" w:fill="FFFFFF"/>
            <w:lang w:val="es-US"/>
          </w:rPr>
          <w:t>Biology</w:t>
        </w:r>
        <w:proofErr w:type="spellEnd"/>
        <w:r w:rsidRPr="00706284">
          <w:rPr>
            <w:rFonts w:cs="Arial"/>
            <w:color w:val="222222"/>
            <w:shd w:val="clear" w:color="auto" w:fill="FFFFFF"/>
            <w:lang w:val="es-US"/>
          </w:rPr>
          <w:t>, </w:t>
        </w:r>
        <w:r w:rsidRPr="00706284">
          <w:rPr>
            <w:rFonts w:cs="Arial"/>
            <w:i/>
            <w:iCs/>
            <w:color w:val="222222"/>
            <w:shd w:val="clear" w:color="auto" w:fill="FFFFFF"/>
            <w:lang w:val="es-US"/>
          </w:rPr>
          <w:t>16</w:t>
        </w:r>
        <w:r w:rsidRPr="00706284">
          <w:rPr>
            <w:rFonts w:cs="Arial"/>
            <w:color w:val="222222"/>
            <w:shd w:val="clear" w:color="auto" w:fill="FFFFFF"/>
            <w:lang w:val="es-US"/>
          </w:rPr>
          <w:t>(7), e1008051.</w:t>
        </w:r>
      </w:ins>
    </w:p>
    <w:p w14:paraId="55140471" w14:textId="77777777" w:rsidR="005C5845" w:rsidRPr="00706284" w:rsidRDefault="005C5845" w:rsidP="005C5845">
      <w:pPr>
        <w:rPr>
          <w:ins w:id="361" w:author="Clay Cressler" w:date="2026-06-12T13:49:00Z" w16du:dateUtc="2026-06-12T18:49:00Z"/>
          <w:rFonts w:cs="Arial"/>
          <w:color w:val="222222"/>
          <w:shd w:val="clear" w:color="auto" w:fill="FFFFFF"/>
          <w:lang w:val="es-US"/>
        </w:rPr>
      </w:pPr>
    </w:p>
    <w:p w14:paraId="7BFB44D4" w14:textId="77777777" w:rsidR="005C5845" w:rsidRPr="00706284" w:rsidRDefault="005C5845" w:rsidP="005C5845">
      <w:pPr>
        <w:rPr>
          <w:ins w:id="362" w:author="Clay Cressler" w:date="2026-06-12T13:49:00Z" w16du:dateUtc="2026-06-12T18:49:00Z"/>
          <w:rFonts w:cs="Arial"/>
          <w:color w:val="222222"/>
          <w:shd w:val="clear" w:color="auto" w:fill="FFFFFF"/>
        </w:rPr>
      </w:pPr>
      <w:ins w:id="363" w:author="Clay Cressler" w:date="2026-06-12T13:49:00Z" w16du:dateUtc="2026-06-12T18:49:00Z">
        <w:r w:rsidRPr="00706284">
          <w:rPr>
            <w:rFonts w:cs="Arial"/>
            <w:color w:val="222222"/>
            <w:shd w:val="clear" w:color="auto" w:fill="FFFFFF"/>
            <w:lang w:val="es-US"/>
          </w:rPr>
          <w:t xml:space="preserve">van den </w:t>
        </w:r>
        <w:proofErr w:type="spellStart"/>
        <w:r w:rsidRPr="00706284">
          <w:rPr>
            <w:rFonts w:cs="Arial"/>
            <w:color w:val="222222"/>
            <w:shd w:val="clear" w:color="auto" w:fill="FFFFFF"/>
            <w:lang w:val="es-US"/>
          </w:rPr>
          <w:t>Ham</w:t>
        </w:r>
        <w:proofErr w:type="spellEnd"/>
        <w:r w:rsidRPr="00706284">
          <w:rPr>
            <w:rFonts w:cs="Arial"/>
            <w:color w:val="222222"/>
            <w:shd w:val="clear" w:color="auto" w:fill="FFFFFF"/>
            <w:lang w:val="es-US"/>
          </w:rPr>
          <w:t xml:space="preserve">, H.-J., &amp; de </w:t>
        </w:r>
        <w:proofErr w:type="spellStart"/>
        <w:r w:rsidRPr="00706284">
          <w:rPr>
            <w:rFonts w:cs="Arial"/>
            <w:color w:val="222222"/>
            <w:shd w:val="clear" w:color="auto" w:fill="FFFFFF"/>
            <w:lang w:val="es-US"/>
          </w:rPr>
          <w:t>Boer</w:t>
        </w:r>
        <w:proofErr w:type="spellEnd"/>
        <w:r w:rsidRPr="00706284">
          <w:rPr>
            <w:rFonts w:cs="Arial"/>
            <w:color w:val="222222"/>
            <w:shd w:val="clear" w:color="auto" w:fill="FFFFFF"/>
            <w:lang w:val="es-US"/>
          </w:rPr>
          <w:t xml:space="preserve">, R. J. (2008). </w:t>
        </w:r>
        <w:r w:rsidRPr="00706284">
          <w:rPr>
            <w:rFonts w:cs="Arial"/>
            <w:color w:val="222222"/>
            <w:shd w:val="clear" w:color="auto" w:fill="FFFFFF"/>
          </w:rPr>
          <w:t xml:space="preserve">From the two-dimensional Th1 and Th2 phenotypes to high-dimensional models for gene regulation. </w:t>
        </w:r>
        <w:r w:rsidRPr="00706284">
          <w:rPr>
            <w:rFonts w:cs="Arial"/>
            <w:i/>
            <w:iCs/>
            <w:color w:val="222222"/>
            <w:shd w:val="clear" w:color="auto" w:fill="FFFFFF"/>
          </w:rPr>
          <w:t>International Immunology</w:t>
        </w:r>
        <w:r w:rsidRPr="00706284">
          <w:rPr>
            <w:rFonts w:cs="Arial"/>
            <w:color w:val="222222"/>
            <w:shd w:val="clear" w:color="auto" w:fill="FFFFFF"/>
          </w:rPr>
          <w:t>, 20(10), 1269–1277.</w:t>
        </w:r>
      </w:ins>
    </w:p>
    <w:p w14:paraId="718C7ACA" w14:textId="77777777" w:rsidR="005C5845" w:rsidRPr="00706284" w:rsidRDefault="005C5845" w:rsidP="005C5845">
      <w:pPr>
        <w:rPr>
          <w:ins w:id="364" w:author="Clay Cressler" w:date="2026-06-12T13:49:00Z" w16du:dateUtc="2026-06-12T18:49:00Z"/>
          <w:rFonts w:cs="Arial"/>
          <w:color w:val="222222"/>
          <w:shd w:val="clear" w:color="auto" w:fill="FFFFFF"/>
        </w:rPr>
      </w:pPr>
    </w:p>
    <w:p w14:paraId="354F884D" w14:textId="77777777" w:rsidR="005C5845" w:rsidRPr="00706284" w:rsidRDefault="005C5845" w:rsidP="005C5845">
      <w:pPr>
        <w:rPr>
          <w:ins w:id="365" w:author="Clay Cressler" w:date="2026-06-12T13:49:00Z" w16du:dateUtc="2026-06-12T18:49:00Z"/>
          <w:rFonts w:cs="Arial"/>
          <w:color w:val="222222"/>
          <w:shd w:val="clear" w:color="auto" w:fill="FFFFFF"/>
        </w:rPr>
      </w:pPr>
      <w:ins w:id="366" w:author="Clay Cressler" w:date="2026-06-12T13:49:00Z" w16du:dateUtc="2026-06-12T18:49:00Z">
        <w:r w:rsidRPr="00706284">
          <w:rPr>
            <w:rFonts w:cs="Arial"/>
            <w:color w:val="222222"/>
            <w:shd w:val="clear" w:color="auto" w:fill="FFFFFF"/>
          </w:rPr>
          <w:t xml:space="preserve">Yates, A., Bergmann, C., Van </w:t>
        </w:r>
        <w:proofErr w:type="spellStart"/>
        <w:r w:rsidRPr="00706284">
          <w:rPr>
            <w:rFonts w:cs="Arial"/>
            <w:color w:val="222222"/>
            <w:shd w:val="clear" w:color="auto" w:fill="FFFFFF"/>
          </w:rPr>
          <w:t>Hemmen</w:t>
        </w:r>
        <w:proofErr w:type="spellEnd"/>
        <w:r w:rsidRPr="00706284">
          <w:rPr>
            <w:rFonts w:cs="Arial"/>
            <w:color w:val="222222"/>
            <w:shd w:val="clear" w:color="auto" w:fill="FFFFFF"/>
          </w:rPr>
          <w:t xml:space="preserve">, J. L., Stark, J., &amp; Callard, R. (2000). Cytokine-modulated regulation of helper T cell populations. </w:t>
        </w:r>
        <w:r w:rsidRPr="00706284">
          <w:rPr>
            <w:rFonts w:cs="Arial"/>
            <w:i/>
            <w:iCs/>
            <w:color w:val="222222"/>
            <w:shd w:val="clear" w:color="auto" w:fill="FFFFFF"/>
          </w:rPr>
          <w:t>Journal of Theoretical Biology</w:t>
        </w:r>
        <w:r w:rsidRPr="00706284">
          <w:rPr>
            <w:rFonts w:cs="Arial"/>
            <w:color w:val="222222"/>
            <w:shd w:val="clear" w:color="auto" w:fill="FFFFFF"/>
          </w:rPr>
          <w:t>, 206(4), 539–560.</w:t>
        </w:r>
      </w:ins>
    </w:p>
    <w:p w14:paraId="472CC19F" w14:textId="77777777" w:rsidR="005C5845" w:rsidRPr="00706284" w:rsidRDefault="005C5845" w:rsidP="005C5845">
      <w:pPr>
        <w:rPr>
          <w:ins w:id="367" w:author="Clay Cressler" w:date="2026-06-12T13:49:00Z" w16du:dateUtc="2026-06-12T18:49:00Z"/>
          <w:rFonts w:cs="Arial"/>
          <w:color w:val="222222"/>
          <w:shd w:val="clear" w:color="auto" w:fill="FFFFFF"/>
        </w:rPr>
      </w:pPr>
    </w:p>
    <w:p w14:paraId="1B0CCDD3" w14:textId="77777777" w:rsidR="005C5845" w:rsidRPr="00706284" w:rsidRDefault="005C5845" w:rsidP="005C5845"/>
    <w:sectPr w:rsidR="005C5845" w:rsidRPr="00706284" w:rsidSect="005C58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1" w:author="Andrea L. Graham" w:date="2026-06-11T11:12:00Z" w:initials="AG">
    <w:p w14:paraId="5C093ADE" w14:textId="77777777" w:rsidR="00274C95" w:rsidRDefault="00274C95">
      <w:pPr>
        <w:pStyle w:val="CommentText"/>
      </w:pPr>
      <w:r>
        <w:rPr>
          <w:rStyle w:val="CommentReference"/>
        </w:rPr>
        <w:annotationRef/>
      </w:r>
      <w:r>
        <w:t xml:space="preserve">At first, I thought you meant fixed as in constant across the host population.  Perhaps </w:t>
      </w:r>
      <w:r w:rsidR="0036661A">
        <w:t>worth unpicking our interest in both heterogeneity among individual hosts and heterogeneity with time within each individual host?</w:t>
      </w:r>
    </w:p>
  </w:comment>
  <w:comment w:id="38" w:author="Andrea L. Graham" w:date="2026-06-11T11:16:00Z" w:initials="AG">
    <w:p w14:paraId="491B09F3" w14:textId="77777777" w:rsidR="0036661A" w:rsidRDefault="0036661A">
      <w:pPr>
        <w:pStyle w:val="CommentText"/>
      </w:pPr>
      <w:r>
        <w:rPr>
          <w:rStyle w:val="CommentReference"/>
        </w:rPr>
        <w:annotationRef/>
      </w:r>
      <w:r>
        <w:t>My dose-response paper with Roland (PloS Comput Biol 2024) could be good to cite here</w:t>
      </w:r>
    </w:p>
  </w:comment>
  <w:comment w:id="41" w:author="David Chang van Oordt" w:date="2026-06-08T15:31:00Z" w:initials="DC">
    <w:p w14:paraId="39727BFF" w14:textId="77777777" w:rsidR="00A162A4" w:rsidRDefault="00866399" w:rsidP="00A162A4">
      <w:r>
        <w:rPr>
          <w:rStyle w:val="CommentReference"/>
        </w:rPr>
        <w:annotationRef/>
      </w:r>
      <w:r w:rsidR="00A162A4">
        <w:rPr>
          <w:sz w:val="20"/>
          <w:szCs w:val="20"/>
        </w:rPr>
        <w:t>If there is already an infection going on, is this about transmission? or whether the infection will become chronic? or (based on the next few lines) did you mean "probability of recovery"?</w:t>
      </w:r>
    </w:p>
  </w:comment>
  <w:comment w:id="42" w:author="Andrea L. Graham" w:date="2026-06-11T11:17:00Z" w:initials="AG">
    <w:p w14:paraId="780BA6F9" w14:textId="77777777" w:rsidR="0036661A" w:rsidRDefault="0036661A">
      <w:pPr>
        <w:pStyle w:val="CommentText"/>
      </w:pPr>
      <w:r>
        <w:rPr>
          <w:rStyle w:val="CommentReference"/>
        </w:rPr>
        <w:annotationRef/>
      </w:r>
      <w:r>
        <w:t>Agreed with David!</w:t>
      </w:r>
    </w:p>
  </w:comment>
  <w:comment w:id="48" w:author="Andrea L. Graham" w:date="2026-06-11T11:20:00Z" w:initials="AG">
    <w:p w14:paraId="2F15B6A0" w14:textId="77777777" w:rsidR="00D25658" w:rsidRDefault="00D25658">
      <w:pPr>
        <w:pStyle w:val="CommentText"/>
      </w:pPr>
      <w:r>
        <w:rPr>
          <w:rStyle w:val="CommentReference"/>
        </w:rPr>
        <w:annotationRef/>
      </w:r>
      <w:r>
        <w:t>Perhaps replace with “Given that…”</w:t>
      </w:r>
    </w:p>
  </w:comment>
  <w:comment w:id="49" w:author="Daniel Metz" w:date="2026-06-12T11:28:00Z" w:initials="DM">
    <w:p w14:paraId="6F0BE766" w14:textId="77777777" w:rsidR="00F033EF" w:rsidRDefault="00F033EF">
      <w:pPr>
        <w:pStyle w:val="CommentText"/>
      </w:pPr>
      <w:r>
        <w:rPr>
          <w:rStyle w:val="CommentReference"/>
        </w:rPr>
        <w:annotationRef/>
      </w:r>
      <w:r>
        <w:t xml:space="preserve">Agreed: I was typing a suggested edit to this effect before I saw this comment! </w:t>
      </w:r>
    </w:p>
  </w:comment>
  <w:comment w:id="53" w:author="David Chang van Oordt" w:date="2026-06-10T12:20:00Z" w:initials="DC">
    <w:p w14:paraId="417F0536" w14:textId="77777777" w:rsidR="00FB5783" w:rsidRDefault="00FB5783" w:rsidP="00FB5783">
      <w:r>
        <w:rPr>
          <w:rStyle w:val="CommentReference"/>
        </w:rPr>
        <w:annotationRef/>
      </w:r>
      <w:r>
        <w:rPr>
          <w:sz w:val="20"/>
          <w:szCs w:val="20"/>
        </w:rPr>
        <w:t xml:space="preserve">I think it is likely important to note somewhere that we will not be relaxing recovery rate directly, but rather relying on host conditions to shape recovery rate via within-host mechanisms... </w:t>
      </w:r>
    </w:p>
    <w:p w14:paraId="40F7D111" w14:textId="77777777" w:rsidR="00FB5783" w:rsidRDefault="00FB5783" w:rsidP="00FB5783"/>
    <w:p w14:paraId="7E1C5AF4" w14:textId="77777777" w:rsidR="00FB5783" w:rsidRDefault="00FB5783" w:rsidP="00FB5783">
      <w:r>
        <w:rPr>
          <w:sz w:val="20"/>
          <w:szCs w:val="20"/>
        </w:rPr>
        <w:t>It seems to me that we need to make an argument for why we are using such a complex model  if we could potentially directly force variation in recovery rates? It could be because there is a pattern to recovery rate variation (based on the last paragraph) but we should justify using the within-host model.</w:t>
      </w:r>
    </w:p>
  </w:comment>
  <w:comment w:id="54" w:author="Andrea L. Graham" w:date="2026-06-11T11:21:00Z" w:initials="AG">
    <w:p w14:paraId="20DA446B" w14:textId="77777777" w:rsidR="00D25658" w:rsidRDefault="00D25658">
      <w:pPr>
        <w:pStyle w:val="CommentText"/>
      </w:pPr>
      <w:r>
        <w:rPr>
          <w:rStyle w:val="CommentReference"/>
        </w:rPr>
        <w:annotationRef/>
      </w:r>
      <w:r>
        <w:t xml:space="preserve">Perhaps </w:t>
      </w:r>
      <w:r w:rsidR="00183147">
        <w:t>this concern would be solved by noting</w:t>
      </w:r>
      <w:r>
        <w:t xml:space="preserve"> that </w:t>
      </w:r>
      <w:r w:rsidR="00183147">
        <w:t>to achieve</w:t>
      </w:r>
      <w:r>
        <w:t xml:space="preserve"> grounding in immunology</w:t>
      </w:r>
      <w:r w:rsidR="00183147">
        <w:t>,</w:t>
      </w:r>
      <w:r>
        <w:t xml:space="preserve"> </w:t>
      </w:r>
      <w:r w:rsidR="00183147">
        <w:t>we must</w:t>
      </w:r>
      <w:r>
        <w:t xml:space="preserve"> capture within-host feedback loops between parasite growth &amp; immune </w:t>
      </w:r>
      <w:r w:rsidR="00183147">
        <w:t>amplification/tailoring</w:t>
      </w:r>
    </w:p>
  </w:comment>
  <w:comment w:id="64" w:author="David Chang van Oordt" w:date="2026-06-08T16:12:00Z" w:initials="DC">
    <w:p w14:paraId="55A13388" w14:textId="77777777" w:rsidR="00544514" w:rsidRDefault="00544514" w:rsidP="00544514">
      <w:r>
        <w:rPr>
          <w:rStyle w:val="CommentReference"/>
        </w:rPr>
        <w:annotationRef/>
      </w:r>
      <w:r>
        <w:rPr>
          <w:sz w:val="20"/>
          <w:szCs w:val="20"/>
        </w:rPr>
        <w:t>love this clause</w:t>
      </w:r>
    </w:p>
  </w:comment>
  <w:comment w:id="66" w:author="David Chang van Oordt" w:date="2026-06-10T12:17:00Z" w:initials="DC">
    <w:p w14:paraId="30FD32BB" w14:textId="77777777" w:rsidR="00C00718" w:rsidRDefault="00C00718" w:rsidP="00C00718">
      <w:r>
        <w:rPr>
          <w:rStyle w:val="CommentReference"/>
        </w:rPr>
        <w:annotationRef/>
      </w:r>
      <w:r>
        <w:rPr>
          <w:sz w:val="20"/>
          <w:szCs w:val="20"/>
        </w:rPr>
        <w:t>something like this to preempt that the study is about virulence. I make other comments below how virulence may be coming in too late.</w:t>
      </w:r>
    </w:p>
  </w:comment>
  <w:comment w:id="67" w:author="Daniel Metz" w:date="2026-06-12T11:33:00Z" w:initials="DM">
    <w:p w14:paraId="7C900307" w14:textId="77777777" w:rsidR="00E170DF" w:rsidRDefault="00F033EF">
      <w:pPr>
        <w:pStyle w:val="CommentText"/>
      </w:pPr>
      <w:r>
        <w:rPr>
          <w:rStyle w:val="CommentReference"/>
        </w:rPr>
        <w:annotationRef/>
      </w:r>
      <w:r>
        <w:t>I like this addition!</w:t>
      </w:r>
      <w:r w:rsidR="00E170DF">
        <w:t xml:space="preserve"> It may be possible to condense this to the following: </w:t>
      </w:r>
      <w:r w:rsidR="00E170DF">
        <w:br/>
      </w:r>
      <w:r w:rsidR="00E170DF">
        <w:br/>
      </w:r>
      <w:r w:rsidR="00E170DF" w:rsidRPr="00E170DF">
        <w:t>Here we extend an existing within-host immuno-pathogen model to explore the impact of initial immune state on recovery rate, parasite prevalence, and virulence</w:t>
      </w:r>
      <w:r w:rsidR="00E170DF">
        <w:t xml:space="preserve"> evolution</w:t>
      </w:r>
      <w:r w:rsidR="00E170DF" w:rsidRPr="00E170DF">
        <w:t>.</w:t>
      </w:r>
    </w:p>
  </w:comment>
  <w:comment w:id="77" w:author="Andrea L. Graham" w:date="2026-06-11T11:31:00Z" w:initials="AG">
    <w:p w14:paraId="746A2E8C" w14:textId="77777777" w:rsidR="00A733B8" w:rsidRDefault="00A733B8">
      <w:pPr>
        <w:pStyle w:val="CommentText"/>
      </w:pPr>
      <w:r>
        <w:rPr>
          <w:rStyle w:val="CommentReference"/>
        </w:rPr>
        <w:annotationRef/>
      </w:r>
      <w:r>
        <w:t xml:space="preserve">Given the theme of the special issue, this probably deserves a bit of special fanfare, no? especially as this is part of what has taken the model to the next level. </w:t>
      </w:r>
      <w:r w:rsidR="003E7630">
        <w:t xml:space="preserve"> </w:t>
      </w:r>
    </w:p>
  </w:comment>
  <w:comment w:id="78" w:author="Daniel Metz" w:date="2026-06-12T12:09:00Z" w:initials="DM">
    <w:p w14:paraId="2888B376" w14:textId="77777777" w:rsidR="008E233A" w:rsidRDefault="008E233A">
      <w:pPr>
        <w:pStyle w:val="CommentText"/>
      </w:pPr>
      <w:r>
        <w:rPr>
          <w:rStyle w:val="CommentReference"/>
        </w:rPr>
        <w:annotationRef/>
      </w:r>
      <w:r>
        <w:t xml:space="preserve">Here is my suggested rewrite to toot the stochasticity trumpet (I didn’t want to overwrite and delete the comments in this section): </w:t>
      </w:r>
      <w:r>
        <w:br/>
      </w:r>
      <w:r>
        <w:br/>
      </w:r>
      <w:r w:rsidRPr="008E233A">
        <w:t xml:space="preserve">Critically, which outcome is reached by the system depends on the state of the immune system upon infection and the size of the parasite dose. This initial immune state can vary tremendously among hosts due to differences in immune history (for example, due to differences in prior exposure to commensal or pathogenic microbes). A key innovation of our approach </w:t>
      </w:r>
      <w:r>
        <w:t xml:space="preserve">here </w:t>
      </w:r>
      <w:r w:rsidRPr="008E233A">
        <w:t>is</w:t>
      </w:r>
      <w:r>
        <w:t xml:space="preserve"> the</w:t>
      </w:r>
      <w:r w:rsidRPr="008E233A">
        <w:t xml:space="preserve"> explicit simulation of this initial immune heterogeneity in the host population. Allowing initial immune state to vary stochastically lets us explore epidemiological consequences for prevalence and selection on virulence across different immune landscapes.</w:t>
      </w:r>
    </w:p>
  </w:comment>
  <w:comment w:id="82" w:author="David Chang van Oordt" w:date="2026-06-08T16:56:00Z" w:initials="DC">
    <w:p w14:paraId="732DA14A" w14:textId="77777777" w:rsidR="0038270C" w:rsidRDefault="00856911" w:rsidP="0038270C">
      <w:r>
        <w:rPr>
          <w:rStyle w:val="CommentReference"/>
        </w:rPr>
        <w:annotationRef/>
      </w:r>
      <w:r w:rsidR="0038270C">
        <w:rPr>
          <w:sz w:val="20"/>
          <w:szCs w:val="20"/>
        </w:rPr>
        <w:t>Virulence has just been brought up in here, and it was only mentioned in passing in the first paragraph. So this seems like a hard pivot after talking almost exclusively about recovery rates.  We should probably be more explicit about the connection between recovery rate and virulence much earlier on (maybe a sentence or two in the second paragraph) and then mention how virulence could play in the within-host model.</w:t>
      </w:r>
    </w:p>
    <w:p w14:paraId="389188C6" w14:textId="77777777" w:rsidR="0038270C" w:rsidRDefault="0038270C" w:rsidP="0038270C"/>
    <w:p w14:paraId="4238D531" w14:textId="77777777" w:rsidR="0038270C" w:rsidRDefault="0038270C" w:rsidP="0038270C">
      <w:r>
        <w:rPr>
          <w:sz w:val="20"/>
          <w:szCs w:val="20"/>
        </w:rPr>
        <w:t>And maybe why look into virulence?</w:t>
      </w:r>
    </w:p>
  </w:comment>
  <w:comment w:id="83" w:author="David Chang van Oordt" w:date="2026-06-10T12:24:00Z" w:initials="DC">
    <w:p w14:paraId="19579AA9" w14:textId="77777777" w:rsidR="00CF3B0F" w:rsidRDefault="00CF3B0F" w:rsidP="00CF3B0F">
      <w:r>
        <w:rPr>
          <w:rStyle w:val="CommentReference"/>
        </w:rPr>
        <w:annotationRef/>
      </w:r>
      <w:r>
        <w:rPr>
          <w:sz w:val="20"/>
          <w:szCs w:val="20"/>
        </w:rPr>
        <w:t>I made a couple change to preempt bringing up virulence!</w:t>
      </w:r>
    </w:p>
  </w:comment>
  <w:comment w:id="84" w:author="Daniel Metz" w:date="2026-06-12T11:48:00Z" w:initials="DM">
    <w:p w14:paraId="50D50169" w14:textId="77777777" w:rsidR="00E170DF" w:rsidRDefault="00E170DF">
      <w:pPr>
        <w:pStyle w:val="CommentText"/>
      </w:pPr>
      <w:r>
        <w:rPr>
          <w:rStyle w:val="CommentReference"/>
        </w:rPr>
        <w:annotationRef/>
      </w:r>
      <w:r>
        <w:t>I agree that virulence came in too late, and I really like David’s changes! I also suggested a few titles that explicitly mention virulence</w:t>
      </w:r>
    </w:p>
  </w:comment>
  <w:comment w:id="93" w:author="Daniel Metz" w:date="2026-06-12T12:24:00Z" w:initials="DM">
    <w:p w14:paraId="47B069EF" w14:textId="77777777" w:rsidR="00C53238" w:rsidRDefault="00C53238">
      <w:pPr>
        <w:pStyle w:val="CommentText"/>
      </w:pPr>
      <w:r>
        <w:rPr>
          <w:rStyle w:val="CommentReference"/>
        </w:rPr>
        <w:annotationRef/>
      </w:r>
      <w:r>
        <w:t xml:space="preserve">A parenthetical like this would help out readers not familiar with helminth immunomodulation </w:t>
      </w:r>
    </w:p>
  </w:comment>
  <w:comment w:id="108" w:author="Andrea L. Graham" w:date="2026-06-11T11:36:00Z" w:initials="AG">
    <w:p w14:paraId="5336830A" w14:textId="77777777" w:rsidR="0012724F" w:rsidRDefault="0012724F">
      <w:pPr>
        <w:pStyle w:val="CommentText"/>
      </w:pPr>
      <w:r>
        <w:rPr>
          <w:rStyle w:val="CommentReference"/>
        </w:rPr>
        <w:annotationRef/>
      </w:r>
      <w:r>
        <w:t xml:space="preserve">My tweaks to </w:t>
      </w:r>
      <w:r w:rsidR="00492441">
        <w:t xml:space="preserve">this and </w:t>
      </w:r>
      <w:r>
        <w:t xml:space="preserve">the preceding sentence are to </w:t>
      </w:r>
      <w:r w:rsidR="00492441">
        <w:t>highlight the shift from individual to population heterogeneities.  As it was, it read as if these sentences were redundant</w:t>
      </w:r>
    </w:p>
  </w:comment>
  <w:comment w:id="110" w:author="David Chang van Oordt" w:date="2026-06-08T17:13:00Z" w:initials="DC">
    <w:p w14:paraId="3C34928C" w14:textId="77777777" w:rsidR="00F1217A" w:rsidRDefault="00102382" w:rsidP="00F1217A">
      <w:r>
        <w:rPr>
          <w:rStyle w:val="CommentReference"/>
        </w:rPr>
        <w:annotationRef/>
      </w:r>
      <w:r w:rsidR="00F1217A">
        <w:rPr>
          <w:sz w:val="20"/>
          <w:szCs w:val="20"/>
        </w:rPr>
        <w:t>I know they're the inverse but something to link it back to recovery rate from early on.</w:t>
      </w:r>
    </w:p>
    <w:p w14:paraId="47E6D5A2" w14:textId="77777777" w:rsidR="00F1217A" w:rsidRDefault="00F1217A" w:rsidP="00F1217A"/>
    <w:p w14:paraId="7D9E7A58" w14:textId="77777777" w:rsidR="00F1217A" w:rsidRDefault="00F1217A" w:rsidP="00F1217A">
      <w:r>
        <w:rPr>
          <w:sz w:val="20"/>
          <w:szCs w:val="20"/>
        </w:rPr>
        <w:t>Take it or leave it since I already brough something up like this in the previous paragraph.</w:t>
      </w:r>
    </w:p>
  </w:comment>
  <w:comment w:id="113" w:author="Andrea L. Graham" w:date="2026-06-11T11:39:00Z" w:initials="AG">
    <w:p w14:paraId="7E22848F" w14:textId="77777777" w:rsidR="00FF5DF2" w:rsidRDefault="00FF5DF2">
      <w:pPr>
        <w:pStyle w:val="CommentText"/>
      </w:pPr>
      <w:r>
        <w:rPr>
          <w:rStyle w:val="CommentReference"/>
        </w:rPr>
        <w:annotationRef/>
      </w:r>
      <w:r>
        <w:t>Love it!</w:t>
      </w:r>
    </w:p>
  </w:comment>
  <w:comment w:id="114" w:author="Daniel Metz" w:date="2026-05-19T12:03:00Z" w:initials="DM">
    <w:p w14:paraId="11F7F531" w14:textId="77777777" w:rsidR="00B8291C" w:rsidRDefault="00B8291C">
      <w:pPr>
        <w:pStyle w:val="CommentText"/>
      </w:pPr>
      <w:r>
        <w:rPr>
          <w:rStyle w:val="CommentReference"/>
        </w:rPr>
        <w:annotationRef/>
      </w:r>
      <w:r>
        <w:t xml:space="preserve">I think it’s worth noting (here and/or in the Intro) that this is about Th2-mediated parasites. </w:t>
      </w:r>
      <w:r w:rsidR="00F37794">
        <w:t>It’s implied in the model structure, but I think it’s worth explicitly stating</w:t>
      </w:r>
      <w:r>
        <w:t xml:space="preserve"> </w:t>
      </w:r>
      <w:r w:rsidR="00F37794">
        <w:t>(and perhaps even mentioning that a simple change in the dP/dt expression can make this about Th1-mediated critters!)</w:t>
      </w:r>
    </w:p>
  </w:comment>
  <w:comment w:id="115" w:author="Andrea L. Graham" w:date="2026-05-21T13:05:00Z" w:initials="AG">
    <w:p w14:paraId="708624C7" w14:textId="77777777" w:rsidR="00125836" w:rsidRDefault="00125836">
      <w:pPr>
        <w:pStyle w:val="CommentText"/>
      </w:pPr>
      <w:r>
        <w:rPr>
          <w:rStyle w:val="CommentReference"/>
        </w:rPr>
        <w:annotationRef/>
      </w:r>
      <w:r>
        <w:t>Such an explanation could also help justify an SI epidemiological model</w:t>
      </w:r>
    </w:p>
  </w:comment>
  <w:comment w:id="116" w:author="David Chang van Oordt" w:date="2026-06-08T17:17:00Z" w:initials="DC">
    <w:p w14:paraId="0E0EDDF2" w14:textId="77777777" w:rsidR="001B6B24" w:rsidRDefault="001B6B24" w:rsidP="001B6B24">
      <w:r>
        <w:rPr>
          <w:rStyle w:val="CommentReference"/>
        </w:rPr>
        <w:annotationRef/>
      </w:r>
      <w:r>
        <w:rPr>
          <w:sz w:val="20"/>
          <w:szCs w:val="20"/>
        </w:rPr>
        <w:t>Is this broadly true? I thought that, at least for T. muris, that infected individuals rarely develop memory and rarely get re-infected. (may just be a lifespan issue...)</w:t>
      </w:r>
    </w:p>
  </w:comment>
  <w:comment w:id="117" w:author="Andrea L. Graham" w:date="2026-06-11T11:40:00Z" w:initials="AG">
    <w:p w14:paraId="6B654329" w14:textId="77777777" w:rsidR="002A68AA" w:rsidRDefault="002A68AA">
      <w:pPr>
        <w:pStyle w:val="CommentText"/>
      </w:pPr>
      <w:r>
        <w:rPr>
          <w:rStyle w:val="CommentReference"/>
        </w:rPr>
        <w:annotationRef/>
      </w:r>
      <w:r>
        <w:t xml:space="preserve">It is broadly true, though David is correct that Trichuris </w:t>
      </w:r>
      <w:r w:rsidR="00FE54BA">
        <w:t xml:space="preserve">in the lab </w:t>
      </w:r>
      <w:r>
        <w:t>might be an exception to that rule.  See Anderson &amp; May age-prevalence curves for hookworms in particular, with persistence of considerable burdens into people’s 50s, 60s, etc.</w:t>
      </w:r>
      <w:r w:rsidR="00FE54BA">
        <w:t xml:space="preserve">  </w:t>
      </w:r>
      <w:r w:rsidR="00FE54BA">
        <w:t>Also plenty of work on genetics of such susceptibility.  Can help with this during revisions!</w:t>
      </w:r>
    </w:p>
  </w:comment>
  <w:comment w:id="122" w:author="Daniel Metz" w:date="2026-05-19T11:41:00Z" w:initials="DM">
    <w:p w14:paraId="45EC14ED" w14:textId="77777777" w:rsidR="006967E2" w:rsidRDefault="006967E2">
      <w:pPr>
        <w:pStyle w:val="CommentText"/>
      </w:pPr>
      <w:r>
        <w:rPr>
          <w:rStyle w:val="CommentReference"/>
        </w:rPr>
        <w:annotationRef/>
      </w:r>
      <w:r>
        <w:t>Perhaps also define the shape parameter Vo here?</w:t>
      </w:r>
    </w:p>
  </w:comment>
  <w:comment w:id="123" w:author="David Chang van Oordt [2]" w:date="2026-05-21T19:25:00Z" w:initials="DCV">
    <w:p w14:paraId="0CEBA6E3" w14:textId="77777777" w:rsidR="00D6273E" w:rsidRDefault="00D6273E" w:rsidP="00D6273E">
      <w:pPr>
        <w:pStyle w:val="CommentText"/>
      </w:pPr>
      <w:r>
        <w:rPr>
          <w:rStyle w:val="CommentReference"/>
        </w:rPr>
        <w:annotationRef/>
      </w:r>
      <w:r>
        <w:t>Yes please, I was wondering about that.</w:t>
      </w:r>
    </w:p>
  </w:comment>
  <w:comment w:id="124" w:author="Daniel Metz" w:date="2026-05-19T11:51:00Z" w:initials="DM">
    <w:p w14:paraId="619C2F18" w14:textId="77777777" w:rsidR="006967E2" w:rsidRDefault="006967E2">
      <w:pPr>
        <w:pStyle w:val="CommentText"/>
      </w:pPr>
      <w:r>
        <w:rPr>
          <w:rStyle w:val="CommentReference"/>
        </w:rPr>
        <w:annotationRef/>
      </w:r>
      <w:r>
        <w:t>Where are the functions p(v,P), p(P), mu(v,P) and gamma(v,P,T1,T2) defined?</w:t>
      </w:r>
    </w:p>
  </w:comment>
  <w:comment w:id="125" w:author="Daniel Metz" w:date="2026-05-19T11:58:00Z" w:initials="DM">
    <w:p w14:paraId="665299FD" w14:textId="77777777" w:rsidR="00B8291C" w:rsidRDefault="00B8291C">
      <w:pPr>
        <w:pStyle w:val="CommentText"/>
      </w:pPr>
      <w:r>
        <w:rPr>
          <w:rStyle w:val="CommentReference"/>
        </w:rPr>
        <w:annotationRef/>
      </w:r>
      <w:r>
        <w:t xml:space="preserve">I’m not sure how this translates to parasite biomass from Eqs (1). What’s the link between Pi(t) in Eqs (2) and P in Eqs (1)? </w:t>
      </w:r>
      <w:r w:rsidR="0064607D">
        <w:t xml:space="preserve">Is this normalized so that 1 worm = 1 unit of parasite biomass? </w:t>
      </w:r>
    </w:p>
  </w:comment>
  <w:comment w:id="126" w:author="Andrea L. Graham" w:date="2026-05-21T13:08:00Z" w:initials="AG">
    <w:p w14:paraId="7F7262E0" w14:textId="77777777" w:rsidR="00664649" w:rsidRDefault="00664649">
      <w:pPr>
        <w:pStyle w:val="CommentText"/>
      </w:pPr>
      <w:r>
        <w:rPr>
          <w:rStyle w:val="CommentReference"/>
        </w:rPr>
        <w:annotationRef/>
      </w:r>
      <w:r>
        <w:t>Reason and biological basis for this rule are not immediately clear; perhaps justify or else acknowledge as a methods assumption/caveat</w:t>
      </w:r>
      <w:r w:rsidR="0007436C">
        <w:t>?</w:t>
      </w:r>
    </w:p>
  </w:comment>
  <w:comment w:id="127" w:author="David Chang van Oordt [2]" w:date="2026-05-21T20:17:00Z" w:initials="DCV">
    <w:p w14:paraId="62481B04" w14:textId="77777777" w:rsidR="00ED5F61" w:rsidRDefault="00ED5F61" w:rsidP="00ED5F61">
      <w:pPr>
        <w:pStyle w:val="CommentText"/>
      </w:pPr>
      <w:r>
        <w:rPr>
          <w:rStyle w:val="CommentReference"/>
        </w:rPr>
        <w:annotationRef/>
      </w:r>
      <w:r>
        <w:t xml:space="preserve">I curious about how this works in a dimensionless model. If P is expressed in terms of fraction of </w:t>
      </w:r>
      <w:r>
        <w:t>Kp, does this mean that Kp could have a strong impact on infectious dose? Intuitively it seems like it should, but I imagine that higher P/Kp with small Kp could be similar in dose to a low p/Kp at high parasite carrying capacity?</w:t>
      </w:r>
    </w:p>
    <w:p w14:paraId="03415B2C" w14:textId="77777777" w:rsidR="00ED5F61" w:rsidRDefault="00ED5F61" w:rsidP="00ED5F61">
      <w:pPr>
        <w:pStyle w:val="CommentText"/>
      </w:pPr>
    </w:p>
    <w:p w14:paraId="7D535DFA" w14:textId="77777777" w:rsidR="00ED5F61" w:rsidRDefault="00ED5F61" w:rsidP="00ED5F61">
      <w:pPr>
        <w:pStyle w:val="CommentText"/>
      </w:pPr>
      <w:r>
        <w:t>It might be simple and that I just don’t quite see the math yet. We probably don’t need to include, or if we do, then maybe in discussion?</w:t>
      </w:r>
    </w:p>
  </w:comment>
  <w:comment w:id="128" w:author="Daniel Metz" w:date="2026-05-19T12:32:00Z" w:initials="DM">
    <w:p w14:paraId="51073963" w14:textId="77777777" w:rsidR="00415744" w:rsidRDefault="00415744">
      <w:pPr>
        <w:pStyle w:val="CommentText"/>
      </w:pPr>
      <w:r>
        <w:rPr>
          <w:rStyle w:val="CommentReference"/>
        </w:rPr>
        <w:annotationRef/>
      </w:r>
      <w:r>
        <w:t>What are the time steps in the IBM?</w:t>
      </w:r>
    </w:p>
  </w:comment>
  <w:comment w:id="129" w:author="Daniel Metz" w:date="2026-05-19T11:54:00Z" w:initials="DM">
    <w:p w14:paraId="0A7F40D1" w14:textId="77777777" w:rsidR="00B8291C" w:rsidRDefault="00B8291C">
      <w:pPr>
        <w:pStyle w:val="CommentText"/>
      </w:pPr>
      <w:r>
        <w:rPr>
          <w:rStyle w:val="CommentReference"/>
        </w:rPr>
        <w:annotationRef/>
      </w:r>
      <w:r>
        <w:t>gamma function… what’s the actual structure of this?</w:t>
      </w:r>
      <w:r w:rsidR="000D7EEF">
        <w:t xml:space="preserve"> Without knowing how this works in the simulation, it’s hard to interpret the results (especially the results following the statement, “When the initial immune state is likely Th1-biased, parasite evolution reduces the probability of clearance, whereas the probability of clearance remains relatively fixed over eco-evolutionary time when the immune state is likely Th2-biased”). </w:t>
      </w:r>
    </w:p>
  </w:comment>
  <w:comment w:id="130" w:author="Andrea L. Graham" w:date="2026-05-21T13:11:00Z" w:initials="AG">
    <w:p w14:paraId="4EE64B65" w14:textId="77777777" w:rsidR="007B6EEB" w:rsidRDefault="007B6EEB">
      <w:pPr>
        <w:pStyle w:val="CommentText"/>
      </w:pPr>
      <w:r>
        <w:rPr>
          <w:rStyle w:val="CommentReference"/>
        </w:rPr>
        <w:annotationRef/>
      </w:r>
      <w:r>
        <w:t>Also, I think perhaps you mean that the host recovers?!</w:t>
      </w:r>
    </w:p>
  </w:comment>
  <w:comment w:id="131" w:author="Clay Cressler" w:date="2026-05-27T17:06:00Z" w:initials="CC">
    <w:p w14:paraId="0AB82D00" w14:textId="77777777" w:rsidR="00AF1E1B" w:rsidRDefault="00AF1E1B" w:rsidP="00AF1E1B">
      <w:r>
        <w:rPr>
          <w:rStyle w:val="CommentReference"/>
        </w:rPr>
        <w:annotationRef/>
      </w:r>
      <w:r>
        <w:rPr>
          <w:color w:val="000000"/>
          <w:sz w:val="20"/>
          <w:szCs w:val="20"/>
        </w:rPr>
        <w:t>Hopefully this paragraph helps to address a bunch of the concerns you all had about how poorly I had described the model previously! Yikes, that was really bad.</w:t>
      </w:r>
    </w:p>
  </w:comment>
  <w:comment w:id="132" w:author="Andrea L. Graham" w:date="2026-06-11T11:44:00Z" w:initials="AG">
    <w:p w14:paraId="56A31EE8" w14:textId="77777777" w:rsidR="00952A1B" w:rsidRDefault="00952A1B">
      <w:pPr>
        <w:pStyle w:val="CommentText"/>
      </w:pPr>
      <w:r>
        <w:rPr>
          <w:rStyle w:val="CommentReference"/>
        </w:rPr>
        <w:annotationRef/>
      </w:r>
      <w:r>
        <w:t>Very much so!</w:t>
      </w:r>
    </w:p>
  </w:comment>
  <w:comment w:id="133" w:author="Daniel Metz" w:date="2026-06-12T12:35:00Z" w:initials="DM">
    <w:p w14:paraId="4AE5962D" w14:textId="77777777" w:rsidR="00DB4D2B" w:rsidRDefault="00DB4D2B">
      <w:pPr>
        <w:pStyle w:val="CommentText"/>
      </w:pPr>
      <w:r>
        <w:rPr>
          <w:rStyle w:val="CommentReference"/>
        </w:rPr>
        <w:annotationRef/>
      </w:r>
      <w:r>
        <w:t xml:space="preserve">Cooooolll… I like a lot! </w:t>
      </w:r>
    </w:p>
  </w:comment>
  <w:comment w:id="134" w:author="Daniel Metz" w:date="2026-06-12T12:43:00Z" w:initials="DM">
    <w:p w14:paraId="56A864EF" w14:textId="77777777" w:rsidR="00DB4D2B" w:rsidRDefault="00DB4D2B">
      <w:pPr>
        <w:pStyle w:val="CommentText"/>
      </w:pPr>
      <w:r>
        <w:rPr>
          <w:rStyle w:val="CommentReference"/>
        </w:rPr>
        <w:annotationRef/>
      </w:r>
      <w:r>
        <w:t xml:space="preserve">Something like this might help readers parse “the algorithm then updates the time”. </w:t>
      </w:r>
    </w:p>
  </w:comment>
  <w:comment w:id="140" w:author="Daniel Metz" w:date="2026-05-19T11:56:00Z" w:initials="DM">
    <w:p w14:paraId="2E3A0480" w14:textId="77777777" w:rsidR="00B8291C" w:rsidRDefault="00B8291C">
      <w:pPr>
        <w:pStyle w:val="CommentText"/>
      </w:pPr>
      <w:r>
        <w:rPr>
          <w:rStyle w:val="CommentReference"/>
        </w:rPr>
        <w:annotationRef/>
      </w:r>
      <w:r>
        <w:t>Is this per parasite or per unit biomass?</w:t>
      </w:r>
    </w:p>
  </w:comment>
  <w:comment w:id="143" w:author="Daniel Metz" w:date="2026-05-19T12:19:00Z" w:initials="DM">
    <w:p w14:paraId="73EECA08" w14:textId="77777777" w:rsidR="00415744" w:rsidRDefault="00415744">
      <w:pPr>
        <w:pStyle w:val="CommentText"/>
      </w:pPr>
      <w:r>
        <w:rPr>
          <w:rStyle w:val="CommentReference"/>
        </w:rPr>
        <w:annotationRef/>
      </w:r>
      <w:r>
        <w:t>SO cool</w:t>
      </w:r>
      <w:r w:rsidR="009A16F6">
        <w:t xml:space="preserve">. This is a good discussion point. </w:t>
      </w:r>
    </w:p>
  </w:comment>
  <w:comment w:id="144" w:author="Andrea L. Graham" w:date="2026-05-21T13:16:00Z" w:initials="AG">
    <w:p w14:paraId="2AC98EAB" w14:textId="77777777" w:rsidR="00C93476" w:rsidRDefault="00C93476">
      <w:pPr>
        <w:pStyle w:val="CommentText"/>
      </w:pPr>
      <w:r>
        <w:rPr>
          <w:rStyle w:val="CommentReference"/>
        </w:rPr>
        <w:annotationRef/>
      </w:r>
      <w:r>
        <w:t>100%!!!</w:t>
      </w:r>
    </w:p>
    <w:p w14:paraId="1172F00B" w14:textId="77777777" w:rsidR="00C93476" w:rsidRDefault="00C93476">
      <w:pPr>
        <w:pStyle w:val="CommentText"/>
      </w:pPr>
    </w:p>
    <w:p w14:paraId="016F9923" w14:textId="77777777" w:rsidR="00C93476" w:rsidRDefault="00C93476">
      <w:pPr>
        <w:pStyle w:val="CommentText"/>
      </w:pPr>
      <w:r>
        <w:t>Here or in discussion, it would be useful to consider the biological implications of the 400-600 range across which the system flips</w:t>
      </w:r>
    </w:p>
  </w:comment>
  <w:comment w:id="145" w:author="David Chang van Oordt [2]" w:date="2026-05-21T20:37:00Z" w:initials="DCV">
    <w:p w14:paraId="31527D9A" w14:textId="77777777" w:rsidR="00B441FC" w:rsidRDefault="00B441FC" w:rsidP="00B441FC">
      <w:pPr>
        <w:pStyle w:val="CommentText"/>
      </w:pPr>
      <w:r>
        <w:rPr>
          <w:rStyle w:val="CommentReference"/>
        </w:rPr>
        <w:annotationRef/>
      </w:r>
      <w:r>
        <w:t>On Andrea’s point, from the graph it seems to me like the boundary for high Th2 (black) moves a bit to the left. I wonder if this is the case, because it would be worth noting in the discussion that stochasticity could favor the Th2 response/parasite expulsion. But maybe it’s just a visual effect? Even if not, it’s cool that it’s the high Th2 response that bleeds into the high Th1 space instead of somewhere in the middle.</w:t>
      </w:r>
    </w:p>
  </w:comment>
  <w:comment w:id="148" w:author="Daniel Metz" w:date="2026-05-19T12:25:00Z" w:initials="DM">
    <w:p w14:paraId="2CC9F8D8" w14:textId="77777777" w:rsidR="00415744" w:rsidRDefault="00415744">
      <w:pPr>
        <w:pStyle w:val="CommentText"/>
      </w:pPr>
      <w:r>
        <w:rPr>
          <w:rStyle w:val="CommentReference"/>
        </w:rPr>
        <w:annotationRef/>
      </w:r>
      <w:r>
        <w:t xml:space="preserve">I wonder if it would be more clear to say “an increase in the probability of infection clearance” here, since that’s the driver of the more abstract acuteness.  </w:t>
      </w:r>
    </w:p>
  </w:comment>
  <w:comment w:id="149" w:author="David Chang van Oordt [2]" w:date="2026-05-21T20:43:00Z" w:initials="DCV">
    <w:p w14:paraId="5B5C49CA" w14:textId="77777777" w:rsidR="00914DAE" w:rsidRDefault="00914DAE" w:rsidP="00914DAE">
      <w:pPr>
        <w:pStyle w:val="CommentText"/>
      </w:pPr>
      <w:r>
        <w:rPr>
          <w:rStyle w:val="CommentReference"/>
        </w:rPr>
        <w:annotationRef/>
      </w:r>
      <w:r>
        <w:t>I kind of agree with this, also because the values shown here are prevalence without an indication of infection duration. The time unit was days, right?</w:t>
      </w:r>
    </w:p>
  </w:comment>
  <w:comment w:id="150" w:author="Andrea L. Graham" w:date="2026-05-21T13:20:00Z" w:initials="AG">
    <w:p w14:paraId="349CF16A" w14:textId="77777777" w:rsidR="000C6350" w:rsidRDefault="000C6350">
      <w:pPr>
        <w:pStyle w:val="CommentText"/>
      </w:pPr>
      <w:r>
        <w:rPr>
          <w:rStyle w:val="CommentReference"/>
        </w:rPr>
        <w:annotationRef/>
      </w:r>
      <w:r>
        <w:t xml:space="preserve">Which translates to </w:t>
      </w:r>
      <w:r w:rsidR="0070476F">
        <w:t>a population in which some fraction of hosts are Th2 “deficient” ? the figure suggests that as long as some of the hosts are low Th2 responders, the prevalence ends up near 100%... could a Th2 deficient super-minority cause that</w:t>
      </w:r>
      <w:r w:rsidR="003C591C">
        <w:t xml:space="preserve"> for the whole population</w:t>
      </w:r>
      <w:r w:rsidR="0070476F">
        <w:t>?</w:t>
      </w:r>
      <w:r w:rsidR="003C591C">
        <w:t xml:space="preserve"> I guess I am puzzling through why a lower minimum Th2 would cause the whole population to be infected, but perhaps that is because of evolution??  I will read on!</w:t>
      </w:r>
    </w:p>
  </w:comment>
  <w:comment w:id="151" w:author="Clay Cressler [2]" w:date="2026-05-30T14:40:00Z" w:initials="CC">
    <w:p w14:paraId="03E643A8" w14:textId="77777777" w:rsidR="008E1AE2" w:rsidRDefault="008E1AE2" w:rsidP="008E1AE2">
      <w:pPr>
        <w:pStyle w:val="CommentText"/>
      </w:pPr>
      <w:r>
        <w:rPr>
          <w:rStyle w:val="CommentReference"/>
        </w:rPr>
        <w:annotationRef/>
      </w:r>
      <w:r>
        <w:t xml:space="preserve">Hmm… this is pretty important if it is actually unclear. When the minimum Th2 is very low, almost everyone is Th1-biased upon infection, so it is not that “some </w:t>
      </w:r>
      <w:r>
        <w:t>fraction of hosts are Th2 deficient” - it’s that *most* hosts are Th2-deficient. I will try to add language to clarify this earlier in the Methods, but please let me know if this was not clear throughout.</w:t>
      </w:r>
    </w:p>
  </w:comment>
  <w:comment w:id="154" w:author="David Chang van Oordt [2]" w:date="2026-05-21T20:49:00Z" w:initials="DCV">
    <w:p w14:paraId="234A6910" w14:textId="77777777" w:rsidR="0035241D" w:rsidRDefault="0035241D" w:rsidP="0035241D">
      <w:pPr>
        <w:pStyle w:val="CommentText"/>
      </w:pPr>
      <w:r>
        <w:rPr>
          <w:rStyle w:val="CommentReference"/>
        </w:rPr>
        <w:annotationRef/>
      </w:r>
      <w:r>
        <w:t>Maybe include in discussion that these values are skewed towards the Th1 side. Looks like the system requires more Th1 bias to increase prevalence than it seems to need for Th2 bias (shown in Fig. 1 too, where the likelihood of chronic infections increases below 600 which is only half of the maximum T cell number in the model.</w:t>
      </w:r>
    </w:p>
    <w:p w14:paraId="78AD62ED" w14:textId="77777777" w:rsidR="0035241D" w:rsidRDefault="0035241D" w:rsidP="0035241D">
      <w:pPr>
        <w:pStyle w:val="CommentText"/>
      </w:pPr>
    </w:p>
    <w:p w14:paraId="2EB90F51" w14:textId="77777777" w:rsidR="0035241D" w:rsidRDefault="0035241D" w:rsidP="0035241D">
      <w:pPr>
        <w:pStyle w:val="CommentText"/>
      </w:pPr>
      <w:r>
        <w:t>This could be driven by the Th2-activation parameters used, correct?</w:t>
      </w:r>
    </w:p>
  </w:comment>
  <w:comment w:id="155" w:author="Daniel Metz" w:date="2026-05-19T12:28:00Z" w:initials="DM">
    <w:p w14:paraId="25FF5612" w14:textId="77777777" w:rsidR="00415744" w:rsidRDefault="00415744">
      <w:pPr>
        <w:pStyle w:val="CommentText"/>
      </w:pPr>
      <w:r>
        <w:rPr>
          <w:rStyle w:val="CommentReference"/>
        </w:rPr>
        <w:annotationRef/>
      </w:r>
      <w:r>
        <w:t xml:space="preserve">Perhaps “Epidemic fadeouts are common; in those populations where infection persists, prevalence reaches an approximate steady state around 25%.” </w:t>
      </w:r>
    </w:p>
  </w:comment>
  <w:comment w:id="156" w:author="Daniel Metz" w:date="2026-05-19T12:32:00Z" w:initials="DM">
    <w:p w14:paraId="3E6B14F7" w14:textId="77777777" w:rsidR="00415744" w:rsidRDefault="00415744">
      <w:pPr>
        <w:pStyle w:val="CommentText"/>
      </w:pPr>
      <w:r>
        <w:rPr>
          <w:rStyle w:val="CommentReference"/>
        </w:rPr>
        <w:annotationRef/>
      </w:r>
      <w:r>
        <w:t xml:space="preserve">I’m not sure what the time scale of this is. Is the simulation endpoint 700 days? 700 years? </w:t>
      </w:r>
    </w:p>
  </w:comment>
  <w:comment w:id="157" w:author="David Chang van Oordt [2]" w:date="2026-05-21T20:55:00Z" w:initials="DCV">
    <w:p w14:paraId="2D10205F" w14:textId="77777777" w:rsidR="003B7667" w:rsidRDefault="003B7667" w:rsidP="003B7667">
      <w:pPr>
        <w:pStyle w:val="CommentText"/>
      </w:pPr>
      <w:r>
        <w:rPr>
          <w:rStyle w:val="CommentReference"/>
        </w:rPr>
        <w:annotationRef/>
      </w:r>
      <w:r>
        <w:t>On a related topic, do we expect these to eventually equilibrate rather than maintain this level of variation?</w:t>
      </w:r>
    </w:p>
  </w:comment>
  <w:comment w:id="158" w:author="Clay Cressler [2]" w:date="2026-05-30T15:35:00Z" w:initials="CC">
    <w:p w14:paraId="5EB6B1C7" w14:textId="77777777" w:rsidR="00B83F2D" w:rsidRDefault="00B83F2D" w:rsidP="00B83F2D">
      <w:pPr>
        <w:pStyle w:val="CommentText"/>
      </w:pPr>
      <w:r>
        <w:rPr>
          <w:rStyle w:val="CommentReference"/>
        </w:rPr>
        <w:annotationRef/>
      </w:r>
      <w:r>
        <w:t xml:space="preserve">Honestly, the timescale is completely arbitrary because the parameter values were not really chosen with any particular system in mind. I realize </w:t>
      </w:r>
      <w:r>
        <w:t>this troubles me much less than is maybe good!</w:t>
      </w:r>
    </w:p>
  </w:comment>
  <w:comment w:id="159" w:author="David Chang van Oordt" w:date="2026-06-08T20:31:00Z" w:initials="DC">
    <w:p w14:paraId="2048F036" w14:textId="77777777" w:rsidR="00E30B8B" w:rsidRDefault="001F0FAC" w:rsidP="00E30B8B">
      <w:r>
        <w:rPr>
          <w:rStyle w:val="CommentReference"/>
        </w:rPr>
        <w:annotationRef/>
      </w:r>
      <w:r w:rsidR="00E30B8B">
        <w:rPr>
          <w:sz w:val="20"/>
          <w:szCs w:val="20"/>
        </w:rPr>
        <w:t xml:space="preserve">The prevalence plot in Fig. S1 says Th2=200, but here you are talking about intermediate Th2 bias. </w:t>
      </w:r>
    </w:p>
    <w:p w14:paraId="2933FEFE" w14:textId="77777777" w:rsidR="00E30B8B" w:rsidRDefault="00E30B8B" w:rsidP="00E30B8B"/>
    <w:p w14:paraId="4ACA12AA" w14:textId="77777777" w:rsidR="00E30B8B" w:rsidRDefault="00E30B8B" w:rsidP="00E30B8B">
      <w:r>
        <w:rPr>
          <w:sz w:val="20"/>
          <w:szCs w:val="20"/>
        </w:rPr>
        <w:t>Also, fig. S1 no longer in this version.</w:t>
      </w:r>
    </w:p>
  </w:comment>
  <w:comment w:id="160" w:author="Andrea L. Graham" w:date="2026-05-21T13:27:00Z" w:initials="AG">
    <w:p w14:paraId="00A42D9E" w14:textId="77777777" w:rsidR="00507A4D" w:rsidRDefault="00507A4D">
      <w:pPr>
        <w:pStyle w:val="CommentText"/>
      </w:pPr>
      <w:r>
        <w:rPr>
          <w:rStyle w:val="CommentReference"/>
        </w:rPr>
        <w:annotationRef/>
      </w:r>
      <w:r>
        <w:t xml:space="preserve">Ah yes! </w:t>
      </w:r>
    </w:p>
  </w:comment>
  <w:comment w:id="161" w:author="Andrea L. Graham" w:date="2026-05-21T13:35:00Z" w:initials="AG">
    <w:p w14:paraId="25F6A15D" w14:textId="77777777" w:rsidR="008C1D6F" w:rsidRDefault="008C1D6F">
      <w:pPr>
        <w:pStyle w:val="CommentText"/>
      </w:pPr>
      <w:r>
        <w:rPr>
          <w:rStyle w:val="CommentReference"/>
        </w:rPr>
        <w:annotationRef/>
      </w:r>
      <w:r>
        <w:t>In discussion, I think it will be interesting to unpick why (for ex, subtle immunological differences near within-host “tipping points” leading to disparate outcomes)</w:t>
      </w:r>
    </w:p>
  </w:comment>
  <w:comment w:id="162" w:author="David Chang van Oordt [2]" w:date="2026-05-21T21:21:00Z" w:initials="DCV">
    <w:p w14:paraId="01992117" w14:textId="77777777" w:rsidR="00356517" w:rsidRDefault="00356517" w:rsidP="00356517">
      <w:pPr>
        <w:pStyle w:val="CommentText"/>
      </w:pPr>
      <w:r>
        <w:rPr>
          <w:rStyle w:val="CommentReference"/>
        </w:rPr>
        <w:annotationRef/>
      </w:r>
      <w:r>
        <w:t>It’s probably too much/far to get into, but I wonder if this allows maintaining diversity at the metapopulation level… maybe it is longer term better for the parasite to infect many populations at intermediate levels of Th2ness?</w:t>
      </w:r>
    </w:p>
  </w:comment>
  <w:comment w:id="163" w:author="Andrea L. Graham" w:date="2026-05-21T13:32:00Z" w:initials="AG">
    <w:p w14:paraId="41E3E547" w14:textId="77777777" w:rsidR="00897EA8" w:rsidRDefault="00897EA8">
      <w:pPr>
        <w:pStyle w:val="CommentText"/>
      </w:pPr>
      <w:r>
        <w:rPr>
          <w:rStyle w:val="CommentReference"/>
        </w:rPr>
        <w:annotationRef/>
      </w:r>
      <w:r>
        <w:t>You could instead rephrase to “chronic infections are less likely”</w:t>
      </w:r>
    </w:p>
  </w:comment>
  <w:comment w:id="166" w:author="David Chang van Oordt [2]" w:date="2026-05-21T21:24:00Z" w:initials="DCV">
    <w:p w14:paraId="274CCF83" w14:textId="77777777" w:rsidR="006578D1" w:rsidRDefault="006578D1" w:rsidP="006578D1">
      <w:pPr>
        <w:pStyle w:val="CommentText"/>
      </w:pPr>
      <w:r>
        <w:rPr>
          <w:rStyle w:val="CommentReference"/>
        </w:rPr>
        <w:annotationRef/>
      </w:r>
      <w:r>
        <w:t>This is really interesting. I’m curious if going any higher than 750 leads to higher probabilities of clearing, of if they all stay stable.</w:t>
      </w:r>
    </w:p>
  </w:comment>
  <w:comment w:id="167" w:author="Clay Cressler [2]" w:date="2026-06-01T12:43:00Z" w:initials="CC">
    <w:p w14:paraId="48C1A583" w14:textId="77777777" w:rsidR="00D23381" w:rsidRDefault="00D23381" w:rsidP="00D23381">
      <w:pPr>
        <w:pStyle w:val="CommentText"/>
      </w:pPr>
      <w:r>
        <w:rPr>
          <w:rStyle w:val="CommentReference"/>
        </w:rPr>
        <w:annotationRef/>
      </w:r>
      <w:r>
        <w:t>I will have to run this later - my guess is that if I pushed the maximum Th2 higher, this would go up. Remember that the maximum possible Th2-ness in these simulations is 800 of the 1200 initial Th cells, whereas the maximum possible Th1-ness is actually 1000 of the 1200 cells.</w:t>
      </w:r>
    </w:p>
  </w:comment>
  <w:comment w:id="176" w:author="Daniel Metz" w:date="2026-05-19T12:46:00Z" w:initials="DM">
    <w:p w14:paraId="339DDBAB" w14:textId="77777777" w:rsidR="000D7EEF" w:rsidRDefault="000D7EEF">
      <w:pPr>
        <w:pStyle w:val="CommentText"/>
      </w:pPr>
      <w:r>
        <w:rPr>
          <w:rStyle w:val="CommentReference"/>
        </w:rPr>
        <w:annotationRef/>
      </w:r>
      <w:r w:rsidR="004E234D">
        <w:rPr>
          <w:rStyle w:val="CommentReference"/>
        </w:rPr>
        <w:t xml:space="preserve">It’s worth mentioning </w:t>
      </w:r>
      <w:r w:rsidR="009A16F6">
        <w:rPr>
          <w:rStyle w:val="CommentReference"/>
        </w:rPr>
        <w:t xml:space="preserve">(maybe </w:t>
      </w:r>
      <w:r w:rsidR="004E234D">
        <w:rPr>
          <w:rStyle w:val="CommentReference"/>
        </w:rPr>
        <w:t>in the methods</w:t>
      </w:r>
      <w:r w:rsidR="009A16F6">
        <w:rPr>
          <w:rStyle w:val="CommentReference"/>
        </w:rPr>
        <w:t>)</w:t>
      </w:r>
      <w:r w:rsidR="004E234D">
        <w:rPr>
          <w:rStyle w:val="CommentReference"/>
        </w:rPr>
        <w:t xml:space="preserve"> why infection start times only go to 400 (to deal with right-censoring)</w:t>
      </w:r>
    </w:p>
  </w:comment>
  <w:comment w:id="174" w:author="Daniel Metz" w:date="2026-05-19T12:46:00Z" w:initials="DM">
    <w:p w14:paraId="2340685F" w14:textId="77777777" w:rsidR="000D7EEF" w:rsidRDefault="000D7EEF">
      <w:pPr>
        <w:pStyle w:val="CommentText"/>
      </w:pPr>
      <w:r>
        <w:rPr>
          <w:rStyle w:val="CommentReference"/>
        </w:rPr>
        <w:annotationRef/>
      </w:r>
      <w:r>
        <w:t xml:space="preserve">This is super interesting! I think a “see Discussion” parenthetical would be great following these results, as they need explanation. </w:t>
      </w:r>
    </w:p>
  </w:comment>
  <w:comment w:id="175" w:author="Andrea L. Graham" w:date="2026-05-21T13:42:00Z" w:initials="AG">
    <w:p w14:paraId="78F0C6AC" w14:textId="77777777" w:rsidR="00D67A0E" w:rsidRDefault="00D67A0E">
      <w:pPr>
        <w:pStyle w:val="CommentText"/>
      </w:pPr>
      <w:r>
        <w:rPr>
          <w:rStyle w:val="CommentReference"/>
        </w:rPr>
        <w:annotationRef/>
      </w:r>
      <w:r>
        <w:t>Agreed!</w:t>
      </w:r>
    </w:p>
  </w:comment>
  <w:comment w:id="185" w:author="Andrea L. Graham" w:date="2026-05-21T13:50:00Z" w:initials="AG">
    <w:p w14:paraId="0C685CF8" w14:textId="77777777" w:rsidR="00C634BB" w:rsidRDefault="005754AF">
      <w:pPr>
        <w:pStyle w:val="CommentText"/>
      </w:pPr>
      <w:r>
        <w:rPr>
          <w:rStyle w:val="CommentReference"/>
        </w:rPr>
        <w:annotationRef/>
      </w:r>
      <w:r>
        <w:t>Some of this language</w:t>
      </w:r>
      <w:r w:rsidR="00C634BB">
        <w:t xml:space="preserve"> (this example and “to reduce” in the previous sentence) </w:t>
      </w:r>
      <w:r>
        <w:t xml:space="preserve">feels a bit teleological.  </w:t>
      </w:r>
    </w:p>
    <w:p w14:paraId="1AC342E7" w14:textId="77777777" w:rsidR="00C634BB" w:rsidRDefault="00C634BB">
      <w:pPr>
        <w:pStyle w:val="CommentText"/>
      </w:pPr>
    </w:p>
    <w:p w14:paraId="4FEA6338" w14:textId="77777777" w:rsidR="005754AF" w:rsidRDefault="005754AF">
      <w:pPr>
        <w:pStyle w:val="CommentText"/>
      </w:pPr>
      <w:r>
        <w:t xml:space="preserve">Perhaps rephrase </w:t>
      </w:r>
      <w:r w:rsidR="00C634BB">
        <w:t xml:space="preserve">this one </w:t>
      </w:r>
      <w:r>
        <w:t>as “because that increases”</w:t>
      </w:r>
    </w:p>
  </w:comment>
  <w:comment w:id="184" w:author="David Chang van Oordt [2]" w:date="2026-05-21T21:34:00Z" w:initials="DCV">
    <w:p w14:paraId="69B23D20" w14:textId="77777777" w:rsidR="00677FCC" w:rsidRDefault="00677FCC" w:rsidP="00677FCC">
      <w:pPr>
        <w:pStyle w:val="CommentText"/>
      </w:pPr>
      <w:r>
        <w:rPr>
          <w:rStyle w:val="CommentReference"/>
        </w:rPr>
        <w:annotationRef/>
      </w:r>
      <w:r>
        <w:t>What role do we think that infective dose in this? Specifically infective doses beyond the start of the simulation. Here I’m wondering if what we are seeing is high virulence increases abundance and transmission, but it also implies higher infective doses on the next individual… seems somewhat like a positive feedback loop on virulence?</w:t>
      </w:r>
    </w:p>
  </w:comment>
  <w:comment w:id="190" w:author="David Chang van Oordt [2]" w:date="2026-05-21T21:39:00Z" w:initials="DCV">
    <w:p w14:paraId="299573A6" w14:textId="77777777" w:rsidR="0058134C" w:rsidRDefault="0058134C" w:rsidP="0058134C">
      <w:pPr>
        <w:pStyle w:val="CommentText"/>
      </w:pPr>
      <w:r>
        <w:rPr>
          <w:rStyle w:val="CommentReference"/>
        </w:rPr>
        <w:annotationRef/>
      </w:r>
      <w:r>
        <w:t>The methods section doesn’t really say anything about duration of the infection, so it isn’t explicitly evident that that’s what the 2024 model is about. It is not mentioned until the results, when Dan suggests talking about probability to clear an infection. We need to make sure this is brought up in the introduction, and maybe when describing the within-host model.</w:t>
      </w:r>
    </w:p>
  </w:comment>
  <w:comment w:id="192" w:author="Daniel Metz" w:date="2026-05-19T13:45:00Z" w:initials="DM">
    <w:p w14:paraId="59090C7A" w14:textId="77777777" w:rsidR="009A16F6" w:rsidRDefault="009A16F6">
      <w:pPr>
        <w:pStyle w:val="CommentText"/>
      </w:pPr>
      <w:r>
        <w:rPr>
          <w:rStyle w:val="CommentReference"/>
        </w:rPr>
        <w:annotationRef/>
      </w:r>
      <w:r>
        <w:t xml:space="preserve">This may be minor, but I kept reading S(Ia + Ic) as a function rather than order of operations bookkeeping. Would it be too ugly to reverse the order so that it’s (Ia + Ic)S? That way it’s not possible to make that mistake. </w:t>
      </w:r>
    </w:p>
  </w:comment>
  <w:comment w:id="195" w:author="Daniel Metz" w:date="2026-06-12T13:04:00Z" w:initials="DM">
    <w:p w14:paraId="3171938C" w14:textId="77777777" w:rsidR="00D129A0" w:rsidRDefault="00D129A0">
      <w:pPr>
        <w:pStyle w:val="CommentText"/>
      </w:pPr>
      <w:r>
        <w:rPr>
          <w:rStyle w:val="CommentReference"/>
        </w:rPr>
        <w:annotationRef/>
      </w:r>
      <w:r>
        <w:t>I don’t think ESS is defined anywhere, so I’m just putting this here and at the first mention in the Discussion for maximum clarity.</w:t>
      </w:r>
    </w:p>
  </w:comment>
  <w:comment w:id="208" w:author="Andrea L. Graham" w:date="2026-06-11T12:04:00Z" w:initials="AG">
    <w:p w14:paraId="4046F221" w14:textId="77777777" w:rsidR="005528C8" w:rsidRDefault="005528C8">
      <w:pPr>
        <w:pStyle w:val="CommentText"/>
      </w:pPr>
      <w:r>
        <w:rPr>
          <w:rStyle w:val="CommentReference"/>
        </w:rPr>
        <w:annotationRef/>
      </w:r>
      <w:r>
        <w:t>Or some other descriptors of key variations</w:t>
      </w:r>
    </w:p>
  </w:comment>
  <w:comment w:id="209" w:author="Andrea L. Graham" w:date="2026-06-11T12:06:00Z" w:initials="AG">
    <w:p w14:paraId="77DEDD51" w14:textId="77777777" w:rsidR="00A07527" w:rsidRDefault="005528C8">
      <w:pPr>
        <w:pStyle w:val="CommentText"/>
      </w:pPr>
      <w:r>
        <w:rPr>
          <w:rStyle w:val="CommentReference"/>
        </w:rPr>
        <w:annotationRef/>
      </w:r>
      <w:r>
        <w:t xml:space="preserve">Might be useful to discuss when/why populations might exhibit such biases.  </w:t>
      </w:r>
      <w:r w:rsidR="00A07527">
        <w:t xml:space="preserve">I think people are ready to believe that hosts within a population will vary, but less sure they’ll immediately be on board with population-wide tendencies.  </w:t>
      </w:r>
    </w:p>
    <w:p w14:paraId="3BDD7638" w14:textId="77777777" w:rsidR="00A07527" w:rsidRDefault="00A07527">
      <w:pPr>
        <w:pStyle w:val="CommentText"/>
      </w:pPr>
    </w:p>
    <w:p w14:paraId="3A0D1DAF" w14:textId="77777777" w:rsidR="005528C8" w:rsidRDefault="005528C8">
      <w:pPr>
        <w:pStyle w:val="CommentText"/>
      </w:pPr>
      <w:r>
        <w:t xml:space="preserve">For example, </w:t>
      </w:r>
      <w:r w:rsidR="0043395F">
        <w:t xml:space="preserve">shared genetic ancestry, or </w:t>
      </w:r>
      <w:r w:rsidR="00A07527">
        <w:t xml:space="preserve">shared environmental influences on susceptibility, including nutritional plane or </w:t>
      </w:r>
      <w:r w:rsidR="0043395F">
        <w:t xml:space="preserve">co-circulation of </w:t>
      </w:r>
      <w:r w:rsidR="00A07527">
        <w:t>different suites of parasites</w:t>
      </w:r>
    </w:p>
  </w:comment>
  <w:comment w:id="216" w:author="Daniel Metz" w:date="2026-06-12T13:44:00Z" w:initials="DM">
    <w:p w14:paraId="6726C492" w14:textId="77777777" w:rsidR="00B32812" w:rsidRDefault="00B32812">
      <w:pPr>
        <w:pStyle w:val="CommentText"/>
      </w:pPr>
      <w:r>
        <w:rPr>
          <w:rStyle w:val="CommentReference"/>
        </w:rPr>
        <w:annotationRef/>
      </w:r>
      <w:r>
        <w:t>My suggestions here are aimed at emphasizing what this model does that classic theory can’t, and to enhance flow between this and the following paragraph</w:t>
      </w:r>
    </w:p>
  </w:comment>
  <w:comment w:id="217" w:author="Daniel Metz" w:date="2026-05-19T13:48:00Z" w:initials="DM">
    <w:p w14:paraId="340AFBED" w14:textId="77777777" w:rsidR="003B0968" w:rsidRDefault="003B0968">
      <w:pPr>
        <w:pStyle w:val="CommentText"/>
      </w:pPr>
      <w:r>
        <w:rPr>
          <w:rStyle w:val="CommentReference"/>
        </w:rPr>
        <w:annotationRef/>
      </w:r>
      <w:r>
        <w:t>This might be more of a discussion point</w:t>
      </w:r>
    </w:p>
  </w:comment>
  <w:comment w:id="218" w:author="Andrea L. Graham" w:date="2026-05-21T13:56:00Z" w:initials="AG">
    <w:p w14:paraId="246F80CD" w14:textId="77777777" w:rsidR="003B0968" w:rsidRDefault="003B0968">
      <w:pPr>
        <w:pStyle w:val="CommentText"/>
      </w:pPr>
      <w:r>
        <w:rPr>
          <w:rStyle w:val="CommentReference"/>
        </w:rPr>
        <w:annotationRef/>
      </w:r>
      <w:r>
        <w:t>Yes, and a great one!</w:t>
      </w:r>
    </w:p>
  </w:comment>
  <w:comment w:id="230" w:author="Andrea L. Graham" w:date="2026-06-11T12:30:00Z" w:initials="AG">
    <w:p w14:paraId="72C932A9" w14:textId="77777777" w:rsidR="00DC447D" w:rsidRDefault="00DC447D">
      <w:pPr>
        <w:pStyle w:val="CommentText"/>
      </w:pPr>
      <w:r>
        <w:rPr>
          <w:rStyle w:val="CommentReference"/>
        </w:rPr>
        <w:annotationRef/>
      </w:r>
      <w:r>
        <w:t>Perhaps interesting to point out analogies with growth of parasite biomass in models of microparasite virulence?</w:t>
      </w:r>
    </w:p>
  </w:comment>
  <w:comment w:id="231" w:author="Andrea L. Graham" w:date="2026-06-11T12:23:00Z" w:initials="AG">
    <w:p w14:paraId="1BC65C10" w14:textId="77777777" w:rsidR="005E6882" w:rsidRDefault="005E6882">
      <w:pPr>
        <w:pStyle w:val="CommentText"/>
      </w:pPr>
      <w:r>
        <w:rPr>
          <w:rStyle w:val="CommentReference"/>
        </w:rPr>
        <w:annotationRef/>
      </w:r>
      <w:r>
        <w:t>Or some other punchline that summarizes the insights and nuances beyond the classic approaches</w:t>
      </w:r>
    </w:p>
  </w:comment>
  <w:comment w:id="235" w:author="Andrea L. Graham" w:date="2026-06-11T12:24:00Z" w:initials="AG">
    <w:p w14:paraId="12C05060" w14:textId="77777777" w:rsidR="005E6882" w:rsidRDefault="005E6882">
      <w:pPr>
        <w:pStyle w:val="CommentText"/>
      </w:pPr>
      <w:r>
        <w:rPr>
          <w:rStyle w:val="CommentReference"/>
        </w:rPr>
        <w:annotationRef/>
      </w:r>
      <w:r>
        <w:t>Wasn’t clear why this was additional.  Did you mean to delineate one above, or make a plug for stochastic models as useful tools for mapping immune landscapes?</w:t>
      </w:r>
    </w:p>
  </w:comment>
  <w:comment w:id="241" w:author="Andrea L. Graham" w:date="2026-06-11T12:33:00Z" w:initials="AG">
    <w:p w14:paraId="3CB320BE" w14:textId="77777777" w:rsidR="00E07692" w:rsidRDefault="00E07692">
      <w:pPr>
        <w:pStyle w:val="CommentText"/>
      </w:pPr>
      <w:r>
        <w:rPr>
          <w:rStyle w:val="CommentReference"/>
        </w:rPr>
        <w:annotationRef/>
      </w:r>
      <w:r>
        <w:t>Fantastic!</w:t>
      </w:r>
    </w:p>
  </w:comment>
  <w:comment w:id="242" w:author="Daniel Metz" w:date="2026-06-12T13:47:00Z" w:initials="DM">
    <w:p w14:paraId="3EFBE154" w14:textId="77777777" w:rsidR="008B006E" w:rsidRDefault="008B006E">
      <w:pPr>
        <w:pStyle w:val="CommentText"/>
      </w:pPr>
      <w:r>
        <w:rPr>
          <w:rStyle w:val="CommentReference"/>
        </w:rPr>
        <w:annotationRef/>
      </w:r>
      <w:r>
        <w:t xml:space="preserve">Yeah, this is really </w:t>
      </w:r>
      <w:r>
        <w:t>really cool</w:t>
      </w:r>
    </w:p>
  </w:comment>
  <w:comment w:id="244" w:author="Andrea L. Graham" w:date="2026-06-11T12:35:00Z" w:initials="AG">
    <w:p w14:paraId="5DD7A3C7" w14:textId="77777777" w:rsidR="00E07692" w:rsidRDefault="00E07692">
      <w:pPr>
        <w:pStyle w:val="CommentText"/>
      </w:pPr>
      <w:r>
        <w:rPr>
          <w:rStyle w:val="CommentReference"/>
        </w:rPr>
        <w:annotationRef/>
      </w:r>
      <w:r>
        <w:t>This is super interesting.  A small number of Th1 biased hosts become the superspreaders and facilitate parasite persistence at population scale?  Is this aligned with superspreader theory more generally?  I guess perhaps so, at least in terms of the role for heterogeneity</w:t>
      </w:r>
    </w:p>
  </w:comment>
  <w:comment w:id="249" w:author="Daniel Metz" w:date="2026-06-12T13:58:00Z" w:initials="DM">
    <w:p w14:paraId="69FFA66B" w14:textId="77777777" w:rsidR="008B006E" w:rsidRDefault="008B006E">
      <w:pPr>
        <w:pStyle w:val="CommentText"/>
      </w:pPr>
      <w:r>
        <w:rPr>
          <w:rStyle w:val="CommentReference"/>
        </w:rPr>
        <w:annotationRef/>
      </w:r>
      <w:r>
        <w:t>I really like this explanation</w:t>
      </w:r>
    </w:p>
  </w:comment>
  <w:comment w:id="255" w:author="Andrea L. Graham" w:date="2026-06-11T12:38:00Z" w:initials="AG">
    <w:p w14:paraId="11F57035" w14:textId="77777777" w:rsidR="00126EEB" w:rsidRDefault="00126EEB">
      <w:pPr>
        <w:pStyle w:val="CommentText"/>
      </w:pPr>
      <w:r>
        <w:rPr>
          <w:rStyle w:val="CommentReference"/>
        </w:rPr>
        <w:annotationRef/>
      </w:r>
      <w:r>
        <w:t>Replace with microparasitic?</w:t>
      </w:r>
    </w:p>
  </w:comment>
  <w:comment w:id="256" w:author="Daniel Metz" w:date="2026-06-12T14:02:00Z" w:initials="DM">
    <w:p w14:paraId="0FDE6E82" w14:textId="77777777" w:rsidR="003D411E" w:rsidRDefault="003D411E">
      <w:pPr>
        <w:pStyle w:val="CommentText"/>
      </w:pPr>
      <w:r>
        <w:rPr>
          <w:rStyle w:val="CommentReference"/>
        </w:rPr>
        <w:annotationRef/>
      </w:r>
      <w:r>
        <w:rPr>
          <w:rStyle w:val="CommentReference"/>
        </w:rPr>
        <w:t xml:space="preserve">I’m a huge fan of the typical parasite / pathogen dichotomy from Lafferty &amp; </w:t>
      </w:r>
      <w:r>
        <w:rPr>
          <w:rStyle w:val="CommentReference"/>
        </w:rPr>
        <w:t>Kuris 2002, so my suggestion nods to both that and the “microparasite” definition</w:t>
      </w:r>
    </w:p>
  </w:comment>
  <w:comment w:id="258" w:author="Andrea L. Graham" w:date="2026-06-11T12:39:00Z" w:initials="AG">
    <w:p w14:paraId="7D166D15" w14:textId="77777777" w:rsidR="00126EEB" w:rsidRDefault="00126EEB">
      <w:pPr>
        <w:pStyle w:val="CommentText"/>
      </w:pPr>
      <w:r>
        <w:rPr>
          <w:rStyle w:val="CommentReference"/>
        </w:rPr>
        <w:annotationRef/>
      </w:r>
      <w:r>
        <w:t>No need to reconceptualize, really.  But maybe pathogen load is the more commonly used term for virologists etc?</w:t>
      </w:r>
    </w:p>
  </w:comment>
  <w:comment w:id="266" w:author="Daniel Metz" w:date="2026-06-12T14:07:00Z" w:initials="DM">
    <w:p w14:paraId="4A6A73CA" w14:textId="77777777" w:rsidR="003D411E" w:rsidRDefault="003D411E">
      <w:pPr>
        <w:pStyle w:val="CommentText"/>
      </w:pPr>
      <w:r>
        <w:rPr>
          <w:rStyle w:val="CommentReference"/>
        </w:rPr>
        <w:annotationRef/>
      </w:r>
      <w:r>
        <w:t>Edited to reflect those microparasites/pathogens that aren’t acute, like the slow Mycobacteria &amp; HIV</w:t>
      </w:r>
    </w:p>
  </w:comment>
  <w:comment w:id="265" w:author="David Chang van Oordt" w:date="2026-06-10T15:07:00Z" w:initials="DC">
    <w:p w14:paraId="79392001" w14:textId="77777777" w:rsidR="00872996" w:rsidRDefault="00872996" w:rsidP="00872996">
      <w:r>
        <w:rPr>
          <w:rStyle w:val="CommentReference"/>
        </w:rPr>
        <w:annotationRef/>
      </w:r>
      <w:r>
        <w:rPr>
          <w:sz w:val="20"/>
          <w:szCs w:val="20"/>
        </w:rPr>
        <w:t xml:space="preserve">this is an interesting point, and I wonder if it is worth asking how the timing of clearance may impact the evolution of virulence. In parasite systems with slow developmental rates (e.g. Trichuris) acute infections may remove parasites before it is able to become infectious. In shorter-lived infections, like in Heligmosoides or Nippostrongylus, would the need to reduce virulence be as strong? </w:t>
      </w:r>
    </w:p>
    <w:p w14:paraId="1F8DB542" w14:textId="77777777" w:rsidR="00872996" w:rsidRDefault="00872996" w:rsidP="00872996"/>
    <w:p w14:paraId="1A6F7839" w14:textId="77777777" w:rsidR="00872996" w:rsidRDefault="00872996" w:rsidP="00872996">
      <w:r>
        <w:rPr>
          <w:sz w:val="20"/>
          <w:szCs w:val="20"/>
        </w:rPr>
        <w:t>It may not fit here since this is the end, but it could be a third consideration to relax/modify the model: stage-structured/time-dependent transmissibility.</w:t>
      </w:r>
    </w:p>
  </w:comment>
  <w:comment w:id="273" w:author="Andrea L. Graham" w:date="2026-06-11T12:41:00Z" w:initials="AG">
    <w:p w14:paraId="2B961BAC" w14:textId="77777777" w:rsidR="003C40C4" w:rsidRDefault="003C40C4">
      <w:pPr>
        <w:pStyle w:val="CommentText"/>
      </w:pPr>
      <w:r>
        <w:rPr>
          <w:rStyle w:val="CommentReference"/>
        </w:rPr>
        <w:annotationRef/>
      </w:r>
      <w:r>
        <w:t>Perhaps better: “calls into question” ?</w:t>
      </w:r>
    </w:p>
  </w:comment>
  <w:comment w:id="274" w:author="Daniel Metz" w:date="2026-06-12T14:10:00Z" w:initials="DM">
    <w:p w14:paraId="38B04D75" w14:textId="77777777" w:rsidR="003D411E" w:rsidRDefault="003D411E">
      <w:pPr>
        <w:pStyle w:val="CommentText"/>
      </w:pPr>
      <w:r>
        <w:rPr>
          <w:rStyle w:val="CommentReference"/>
        </w:rPr>
        <w:annotationRef/>
      </w:r>
      <w:r>
        <w:t xml:space="preserve">I’m sure this is still a work in progress, but wanted to flag it as fragmentary for the final push!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C093ADE" w15:done="0"/>
  <w15:commentEx w15:paraId="491B09F3" w15:done="0"/>
  <w15:commentEx w15:paraId="39727BFF" w15:done="0"/>
  <w15:commentEx w15:paraId="780BA6F9" w15:paraIdParent="39727BFF" w15:done="0"/>
  <w15:commentEx w15:paraId="2F15B6A0" w15:done="0"/>
  <w15:commentEx w15:paraId="6F0BE766" w15:paraIdParent="2F15B6A0" w15:done="0"/>
  <w15:commentEx w15:paraId="7E1C5AF4" w15:done="0"/>
  <w15:commentEx w15:paraId="20DA446B" w15:paraIdParent="7E1C5AF4" w15:done="0"/>
  <w15:commentEx w15:paraId="55A13388" w15:done="0"/>
  <w15:commentEx w15:paraId="30FD32BB" w15:done="0"/>
  <w15:commentEx w15:paraId="7C900307" w15:paraIdParent="30FD32BB" w15:done="0"/>
  <w15:commentEx w15:paraId="746A2E8C" w15:done="0"/>
  <w15:commentEx w15:paraId="2888B376" w15:paraIdParent="746A2E8C" w15:done="0"/>
  <w15:commentEx w15:paraId="4238D531" w15:done="0"/>
  <w15:commentEx w15:paraId="19579AA9" w15:paraIdParent="4238D531" w15:done="0"/>
  <w15:commentEx w15:paraId="50D50169" w15:paraIdParent="4238D531" w15:done="0"/>
  <w15:commentEx w15:paraId="47B069EF" w15:done="0"/>
  <w15:commentEx w15:paraId="5336830A" w15:done="0"/>
  <w15:commentEx w15:paraId="7D9E7A58" w15:done="0"/>
  <w15:commentEx w15:paraId="7E22848F" w15:done="0"/>
  <w15:commentEx w15:paraId="11F7F531" w15:done="1"/>
  <w15:commentEx w15:paraId="708624C7" w15:paraIdParent="11F7F531" w15:done="1"/>
  <w15:commentEx w15:paraId="0E0EDDF2" w15:done="0"/>
  <w15:commentEx w15:paraId="6B654329" w15:paraIdParent="0E0EDDF2" w15:done="0"/>
  <w15:commentEx w15:paraId="45EC14ED" w15:done="1"/>
  <w15:commentEx w15:paraId="0CEBA6E3" w15:paraIdParent="45EC14ED" w15:done="1"/>
  <w15:commentEx w15:paraId="619C2F18" w15:done="1"/>
  <w15:commentEx w15:paraId="665299FD" w15:done="1"/>
  <w15:commentEx w15:paraId="7F7262E0" w15:done="1"/>
  <w15:commentEx w15:paraId="7D535DFA" w15:paraIdParent="7F7262E0" w15:done="1"/>
  <w15:commentEx w15:paraId="51073963" w15:done="1"/>
  <w15:commentEx w15:paraId="0A7F40D1" w15:done="1"/>
  <w15:commentEx w15:paraId="4EE64B65" w15:paraIdParent="0A7F40D1" w15:done="1"/>
  <w15:commentEx w15:paraId="0AB82D00" w15:done="0"/>
  <w15:commentEx w15:paraId="56A31EE8" w15:paraIdParent="0AB82D00" w15:done="0"/>
  <w15:commentEx w15:paraId="4AE5962D" w15:paraIdParent="0AB82D00" w15:done="0"/>
  <w15:commentEx w15:paraId="56A864EF" w15:done="0"/>
  <w15:commentEx w15:paraId="2E3A0480" w15:done="1"/>
  <w15:commentEx w15:paraId="73EECA08" w15:done="1"/>
  <w15:commentEx w15:paraId="016F9923" w15:paraIdParent="73EECA08" w15:done="1"/>
  <w15:commentEx w15:paraId="31527D9A" w15:paraIdParent="73EECA08" w15:done="1"/>
  <w15:commentEx w15:paraId="2CC9F8D8" w15:done="1"/>
  <w15:commentEx w15:paraId="5B5C49CA" w15:paraIdParent="2CC9F8D8" w15:done="1"/>
  <w15:commentEx w15:paraId="349CF16A" w15:done="0"/>
  <w15:commentEx w15:paraId="03E643A8" w15:paraIdParent="349CF16A" w15:done="0"/>
  <w15:commentEx w15:paraId="2EB90F51" w15:done="0"/>
  <w15:commentEx w15:paraId="25FF5612" w15:done="1"/>
  <w15:commentEx w15:paraId="3E6B14F7" w15:done="0"/>
  <w15:commentEx w15:paraId="2D10205F" w15:paraIdParent="3E6B14F7" w15:done="0"/>
  <w15:commentEx w15:paraId="5EB6B1C7" w15:paraIdParent="3E6B14F7" w15:done="0"/>
  <w15:commentEx w15:paraId="4ACA12AA" w15:done="0"/>
  <w15:commentEx w15:paraId="00A42D9E" w15:done="1"/>
  <w15:commentEx w15:paraId="25F6A15D" w15:done="0"/>
  <w15:commentEx w15:paraId="01992117" w15:paraIdParent="25F6A15D" w15:done="0"/>
  <w15:commentEx w15:paraId="41E3E547" w15:done="1"/>
  <w15:commentEx w15:paraId="274CCF83" w15:done="0"/>
  <w15:commentEx w15:paraId="48C1A583" w15:paraIdParent="274CCF83" w15:done="0"/>
  <w15:commentEx w15:paraId="339DDBAB" w15:done="1"/>
  <w15:commentEx w15:paraId="2340685F" w15:done="1"/>
  <w15:commentEx w15:paraId="78F0C6AC" w15:paraIdParent="2340685F" w15:done="1"/>
  <w15:commentEx w15:paraId="4FEA6338" w15:done="1"/>
  <w15:commentEx w15:paraId="69B23D20" w15:done="1"/>
  <w15:commentEx w15:paraId="299573A6" w15:done="1"/>
  <w15:commentEx w15:paraId="59090C7A" w15:done="1"/>
  <w15:commentEx w15:paraId="3171938C" w15:done="0"/>
  <w15:commentEx w15:paraId="4046F221" w15:done="0"/>
  <w15:commentEx w15:paraId="3A0D1DAF" w15:done="0"/>
  <w15:commentEx w15:paraId="6726C492" w15:done="0"/>
  <w15:commentEx w15:paraId="340AFBED" w15:done="1"/>
  <w15:commentEx w15:paraId="246F80CD" w15:paraIdParent="340AFBED" w15:done="1"/>
  <w15:commentEx w15:paraId="72C932A9" w15:done="0"/>
  <w15:commentEx w15:paraId="1BC65C10" w15:done="0"/>
  <w15:commentEx w15:paraId="12C05060" w15:done="0"/>
  <w15:commentEx w15:paraId="3CB320BE" w15:done="0"/>
  <w15:commentEx w15:paraId="3EFBE154" w15:paraIdParent="3CB320BE" w15:done="0"/>
  <w15:commentEx w15:paraId="5DD7A3C7" w15:done="0"/>
  <w15:commentEx w15:paraId="69FFA66B" w15:done="0"/>
  <w15:commentEx w15:paraId="11F57035" w15:done="0"/>
  <w15:commentEx w15:paraId="0FDE6E82" w15:paraIdParent="11F57035" w15:done="0"/>
  <w15:commentEx w15:paraId="7D166D15" w15:done="0"/>
  <w15:commentEx w15:paraId="4A6A73CA" w15:done="0"/>
  <w15:commentEx w15:paraId="1A6F7839" w15:done="0"/>
  <w15:commentEx w15:paraId="2B961BAC" w15:done="0"/>
  <w15:commentEx w15:paraId="38B04D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BE678E3" w16cex:dateUtc="2026-06-11T15:12:00Z"/>
  <w16cex:commentExtensible w16cex:durableId="3917A079" w16cex:dateUtc="2026-06-11T15:16:00Z"/>
  <w16cex:commentExtensible w16cex:durableId="3EF285D3" w16cex:dateUtc="2026-06-08T19:31:00Z"/>
  <w16cex:commentExtensible w16cex:durableId="009175FA" w16cex:dateUtc="2026-06-11T15:17:00Z"/>
  <w16cex:commentExtensible w16cex:durableId="7CE3006F" w16cex:dateUtc="2026-06-11T15:20:00Z"/>
  <w16cex:commentExtensible w16cex:durableId="2DD66BF3" w16cex:dateUtc="2026-06-12T15:28:00Z"/>
  <w16cex:commentExtensible w16cex:durableId="58031DD6" w16cex:dateUtc="2026-06-10T16:20:00Z"/>
  <w16cex:commentExtensible w16cex:durableId="4337F584" w16cex:dateUtc="2026-06-11T15:21:00Z"/>
  <w16cex:commentExtensible w16cex:durableId="29D11FBA" w16cex:dateUtc="2026-06-08T20:12:00Z"/>
  <w16cex:commentExtensible w16cex:durableId="3C3CEBE8" w16cex:dateUtc="2026-06-10T16:17:00Z"/>
  <w16cex:commentExtensible w16cex:durableId="2DD66CF3" w16cex:dateUtc="2026-06-12T15:33:00Z"/>
  <w16cex:commentExtensible w16cex:durableId="4377AE35" w16cex:dateUtc="2026-06-11T15:31:00Z"/>
  <w16cex:commentExtensible w16cex:durableId="2DD67576" w16cex:dateUtc="2026-06-12T16:09:00Z"/>
  <w16cex:commentExtensible w16cex:durableId="7ECDB120" w16cex:dateUtc="2026-06-08T20:56:00Z"/>
  <w16cex:commentExtensible w16cex:durableId="606CBD08" w16cex:dateUtc="2026-06-10T16:24:00Z"/>
  <w16cex:commentExtensible w16cex:durableId="2DD670AB" w16cex:dateUtc="2026-06-12T15:48:00Z"/>
  <w16cex:commentExtensible w16cex:durableId="2DD67902" w16cex:dateUtc="2026-06-12T16:24:00Z"/>
  <w16cex:commentExtensible w16cex:durableId="5309954D" w16cex:dateUtc="2026-06-11T15:36:00Z"/>
  <w16cex:commentExtensible w16cex:durableId="56E748BA" w16cex:dateUtc="2026-06-08T21:13:00Z"/>
  <w16cex:commentExtensible w16cex:durableId="01B37F3C" w16cex:dateUtc="2026-06-11T15:39:00Z"/>
  <w16cex:commentExtensible w16cex:durableId="2DB6CFF5" w16cex:dateUtc="2026-05-19T16:03:00Z"/>
  <w16cex:commentExtensible w16cex:durableId="364FBC72" w16cex:dateUtc="2026-05-21T17:05:00Z"/>
  <w16cex:commentExtensible w16cex:durableId="427D0837" w16cex:dateUtc="2026-06-08T21:17:00Z"/>
  <w16cex:commentExtensible w16cex:durableId="6D0C5D72" w16cex:dateUtc="2026-06-11T15:40:00Z"/>
  <w16cex:commentExtensible w16cex:durableId="2DB6CADE" w16cex:dateUtc="2026-05-19T15:41:00Z"/>
  <w16cex:commentExtensible w16cex:durableId="0E99E963" w16cex:dateUtc="2026-05-21T23:25:00Z"/>
  <w16cex:commentExtensible w16cex:durableId="2DB6CD49" w16cex:dateUtc="2026-05-19T15:51:00Z"/>
  <w16cex:commentExtensible w16cex:durableId="2DB6CECB" w16cex:dateUtc="2026-05-19T15:58:00Z"/>
  <w16cex:commentExtensible w16cex:durableId="032A8B21" w16cex:dateUtc="2026-05-21T17:08:00Z"/>
  <w16cex:commentExtensible w16cex:durableId="3B802139" w16cex:dateUtc="2026-05-22T00:17:00Z"/>
  <w16cex:commentExtensible w16cex:durableId="2DB6D6CA" w16cex:dateUtc="2026-05-19T16:32:00Z"/>
  <w16cex:commentExtensible w16cex:durableId="2DB6CDF7" w16cex:dateUtc="2026-05-19T15:54:00Z"/>
  <w16cex:commentExtensible w16cex:durableId="570CB0BC" w16cex:dateUtc="2026-05-21T17:11:00Z"/>
  <w16cex:commentExtensible w16cex:durableId="04310939" w16cex:dateUtc="2026-05-27T22:06:00Z"/>
  <w16cex:commentExtensible w16cex:durableId="762D1DEF" w16cex:dateUtc="2026-06-11T15:44:00Z"/>
  <w16cex:commentExtensible w16cex:durableId="2DD67B7E" w16cex:dateUtc="2026-06-12T16:35:00Z"/>
  <w16cex:commentExtensible w16cex:durableId="2DD67D60" w16cex:dateUtc="2026-06-12T16:43:00Z"/>
  <w16cex:commentExtensible w16cex:durableId="2DB6CE6A" w16cex:dateUtc="2026-05-19T15:56:00Z"/>
  <w16cex:commentExtensible w16cex:durableId="2DB6D3E4" w16cex:dateUtc="2026-05-19T16:19:00Z"/>
  <w16cex:commentExtensible w16cex:durableId="573156A5" w16cex:dateUtc="2026-05-21T17:16:00Z"/>
  <w16cex:commentExtensible w16cex:durableId="6FFB9FF2" w16cex:dateUtc="2026-05-22T00:37:00Z"/>
  <w16cex:commentExtensible w16cex:durableId="2DB6D537" w16cex:dateUtc="2026-05-19T16:25:00Z"/>
  <w16cex:commentExtensible w16cex:durableId="06C0FFB3" w16cex:dateUtc="2026-05-22T00:43:00Z"/>
  <w16cex:commentExtensible w16cex:durableId="286BA660" w16cex:dateUtc="2026-05-21T17:20:00Z"/>
  <w16cex:commentExtensible w16cex:durableId="0C5AC107" w16cex:dateUtc="2026-05-30T19:40:00Z"/>
  <w16cex:commentExtensible w16cex:durableId="1718B6EB" w16cex:dateUtc="2026-05-22T00:49:00Z"/>
  <w16cex:commentExtensible w16cex:durableId="2DB6D5FE" w16cex:dateUtc="2026-05-19T16:28:00Z">
    <w16cex:extLst>
      <w16:ext w16:uri="{CE6994B0-6A32-4C9F-8C6B-6E91EDA988CE}">
        <cr:reactions xmlns:cr="http://schemas.microsoft.com/office/comments/2020/reactions">
          <cr:reaction reactionType="1">
            <cr:reactionInfo dateUtc="2026-05-22T00:49:27Z">
              <cr:user userId="David Chang van Oordt" userProvider="None" userName="David Chang van Oordt"/>
            </cr:reactionInfo>
          </cr:reaction>
        </cr:reactions>
      </w16:ext>
    </w16cex:extLst>
  </w16cex:commentExtensible>
  <w16cex:commentExtensible w16cex:durableId="2DB6D6F7" w16cex:dateUtc="2026-05-19T16:32:00Z"/>
  <w16cex:commentExtensible w16cex:durableId="48A6F642" w16cex:dateUtc="2026-05-22T00:55:00Z"/>
  <w16cex:commentExtensible w16cex:durableId="716F706E" w16cex:dateUtc="2026-05-30T20:35:00Z"/>
  <w16cex:commentExtensible w16cex:durableId="6167A3EC" w16cex:dateUtc="2026-06-09T00:31:00Z"/>
  <w16cex:commentExtensible w16cex:durableId="06FB4D9A" w16cex:dateUtc="2026-05-21T17:27:00Z"/>
  <w16cex:commentExtensible w16cex:durableId="4DE09F3C" w16cex:dateUtc="2026-05-21T17:35:00Z"/>
  <w16cex:commentExtensible w16cex:durableId="24132AF2" w16cex:dateUtc="2026-05-22T01:21:00Z"/>
  <w16cex:commentExtensible w16cex:durableId="1ECC72E3" w16cex:dateUtc="2026-05-21T17:32:00Z"/>
  <w16cex:commentExtensible w16cex:durableId="450F2AF2" w16cex:dateUtc="2026-05-22T01:24:00Z"/>
  <w16cex:commentExtensible w16cex:durableId="0FF1DC39" w16cex:dateUtc="2026-06-01T17:43:00Z"/>
  <w16cex:commentExtensible w16cex:durableId="2DB6DA37" w16cex:dateUtc="2026-05-19T16:46:00Z"/>
  <w16cex:commentExtensible w16cex:durableId="2DB6DA0A" w16cex:dateUtc="2026-05-19T16:46:00Z">
    <w16cex:extLst>
      <w16:ext w16:uri="{CE6994B0-6A32-4C9F-8C6B-6E91EDA988CE}">
        <cr:reactions xmlns:cr="http://schemas.microsoft.com/office/comments/2020/reactions">
          <cr:reaction reactionType="1">
            <cr:reactionInfo dateUtc="2026-05-22T01:27:08Z">
              <cr:user userId="David Chang van Oordt" userProvider="None" userName="David Chang van Oordt"/>
            </cr:reactionInfo>
          </cr:reaction>
        </cr:reactions>
      </w16:ext>
    </w16cex:extLst>
  </w16cex:commentExtensible>
  <w16cex:commentExtensible w16cex:durableId="31599860" w16cex:dateUtc="2026-05-21T17:42:00Z"/>
  <w16cex:commentExtensible w16cex:durableId="432F862A" w16cex:dateUtc="2026-05-21T17:50:00Z"/>
  <w16cex:commentExtensible w16cex:durableId="17B308E2" w16cex:dateUtc="2026-05-22T01:34:00Z"/>
  <w16cex:commentExtensible w16cex:durableId="6E2A1803" w16cex:dateUtc="2026-05-22T01:39:00Z"/>
  <w16cex:commentExtensible w16cex:durableId="2DB6E7ED" w16cex:dateUtc="2026-05-19T17:45:00Z"/>
  <w16cex:commentExtensible w16cex:durableId="2DD6826A" w16cex:dateUtc="2026-06-12T17:04:00Z"/>
  <w16cex:commentExtensible w16cex:durableId="7CD404E5" w16cex:dateUtc="2026-06-11T16:04:00Z"/>
  <w16cex:commentExtensible w16cex:durableId="725A27A4" w16cex:dateUtc="2026-06-11T16:06:00Z"/>
  <w16cex:commentExtensible w16cex:durableId="2DD68BA2" w16cex:dateUtc="2026-06-12T17:44:00Z"/>
  <w16cex:commentExtensible w16cex:durableId="7E6B2C8B" w16cex:dateUtc="2026-05-19T17:48:00Z">
    <w16cex:extLst>
      <w16:ext w16:uri="{CE6994B0-6A32-4C9F-8C6B-6E91EDA988CE}">
        <cr:reactions xmlns:cr="http://schemas.microsoft.com/office/comments/2020/reactions">
          <cr:reaction reactionType="1">
            <cr:reactionInfo dateUtc="2026-05-22T01:45:31Z">
              <cr:user userId="David Chang van Oordt" userProvider="None" userName="David Chang van Oordt"/>
            </cr:reactionInfo>
          </cr:reaction>
        </cr:reactions>
      </w16:ext>
    </w16cex:extLst>
  </w16cex:commentExtensible>
  <w16cex:commentExtensible w16cex:durableId="76E0BCD4" w16cex:dateUtc="2026-05-21T17:56:00Z"/>
  <w16cex:commentExtensible w16cex:durableId="3028E89A" w16cex:dateUtc="2026-06-11T16:30:00Z"/>
  <w16cex:commentExtensible w16cex:durableId="15BA2BC7" w16cex:dateUtc="2026-06-11T16:23:00Z"/>
  <w16cex:commentExtensible w16cex:durableId="27F58F99" w16cex:dateUtc="2026-06-11T16:24:00Z"/>
  <w16cex:commentExtensible w16cex:durableId="2BB8EB20" w16cex:dateUtc="2026-06-11T16:33:00Z"/>
  <w16cex:commentExtensible w16cex:durableId="2DD68C6D" w16cex:dateUtc="2026-06-12T17:47:00Z"/>
  <w16cex:commentExtensible w16cex:durableId="73D762A7" w16cex:dateUtc="2026-06-11T16:35:00Z"/>
  <w16cex:commentExtensible w16cex:durableId="2DD68F1A" w16cex:dateUtc="2026-06-12T17:58:00Z"/>
  <w16cex:commentExtensible w16cex:durableId="3DA66AF2" w16cex:dateUtc="2026-06-11T16:38:00Z"/>
  <w16cex:commentExtensible w16cex:durableId="2DD68FF6" w16cex:dateUtc="2026-06-12T18:02:00Z"/>
  <w16cex:commentExtensible w16cex:durableId="554975C9" w16cex:dateUtc="2026-06-11T16:39:00Z"/>
  <w16cex:commentExtensible w16cex:durableId="2DD69109" w16cex:dateUtc="2026-06-12T18:07:00Z"/>
  <w16cex:commentExtensible w16cex:durableId="0B6F2869" w16cex:dateUtc="2026-06-10T19:07:00Z"/>
  <w16cex:commentExtensible w16cex:durableId="6FA9E408" w16cex:dateUtc="2026-06-11T16:41:00Z"/>
  <w16cex:commentExtensible w16cex:durableId="2DD691EA" w16cex:dateUtc="2026-06-12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C093ADE" w16cid:durableId="2BE678E3"/>
  <w16cid:commentId w16cid:paraId="491B09F3" w16cid:durableId="3917A079"/>
  <w16cid:commentId w16cid:paraId="39727BFF" w16cid:durableId="3EF285D3"/>
  <w16cid:commentId w16cid:paraId="780BA6F9" w16cid:durableId="009175FA"/>
  <w16cid:commentId w16cid:paraId="2F15B6A0" w16cid:durableId="7CE3006F"/>
  <w16cid:commentId w16cid:paraId="6F0BE766" w16cid:durableId="2DD66BF3"/>
  <w16cid:commentId w16cid:paraId="7E1C5AF4" w16cid:durableId="58031DD6"/>
  <w16cid:commentId w16cid:paraId="20DA446B" w16cid:durableId="4337F584"/>
  <w16cid:commentId w16cid:paraId="55A13388" w16cid:durableId="29D11FBA"/>
  <w16cid:commentId w16cid:paraId="30FD32BB" w16cid:durableId="3C3CEBE8"/>
  <w16cid:commentId w16cid:paraId="7C900307" w16cid:durableId="2DD66CF3"/>
  <w16cid:commentId w16cid:paraId="746A2E8C" w16cid:durableId="4377AE35"/>
  <w16cid:commentId w16cid:paraId="2888B376" w16cid:durableId="2DD67576"/>
  <w16cid:commentId w16cid:paraId="4238D531" w16cid:durableId="7ECDB120"/>
  <w16cid:commentId w16cid:paraId="19579AA9" w16cid:durableId="606CBD08"/>
  <w16cid:commentId w16cid:paraId="50D50169" w16cid:durableId="2DD670AB"/>
  <w16cid:commentId w16cid:paraId="47B069EF" w16cid:durableId="2DD67902"/>
  <w16cid:commentId w16cid:paraId="5336830A" w16cid:durableId="5309954D"/>
  <w16cid:commentId w16cid:paraId="7D9E7A58" w16cid:durableId="56E748BA"/>
  <w16cid:commentId w16cid:paraId="7E22848F" w16cid:durableId="01B37F3C"/>
  <w16cid:commentId w16cid:paraId="11F7F531" w16cid:durableId="2DB6CFF5"/>
  <w16cid:commentId w16cid:paraId="708624C7" w16cid:durableId="364FBC72"/>
  <w16cid:commentId w16cid:paraId="0E0EDDF2" w16cid:durableId="427D0837"/>
  <w16cid:commentId w16cid:paraId="6B654329" w16cid:durableId="6D0C5D72"/>
  <w16cid:commentId w16cid:paraId="45EC14ED" w16cid:durableId="2DB6CADE"/>
  <w16cid:commentId w16cid:paraId="0CEBA6E3" w16cid:durableId="0E99E963"/>
  <w16cid:commentId w16cid:paraId="619C2F18" w16cid:durableId="2DB6CD49"/>
  <w16cid:commentId w16cid:paraId="665299FD" w16cid:durableId="2DB6CECB"/>
  <w16cid:commentId w16cid:paraId="7F7262E0" w16cid:durableId="032A8B21"/>
  <w16cid:commentId w16cid:paraId="7D535DFA" w16cid:durableId="3B802139"/>
  <w16cid:commentId w16cid:paraId="51073963" w16cid:durableId="2DB6D6CA"/>
  <w16cid:commentId w16cid:paraId="0A7F40D1" w16cid:durableId="2DB6CDF7"/>
  <w16cid:commentId w16cid:paraId="4EE64B65" w16cid:durableId="570CB0BC"/>
  <w16cid:commentId w16cid:paraId="0AB82D00" w16cid:durableId="04310939"/>
  <w16cid:commentId w16cid:paraId="56A31EE8" w16cid:durableId="762D1DEF"/>
  <w16cid:commentId w16cid:paraId="4AE5962D" w16cid:durableId="2DD67B7E"/>
  <w16cid:commentId w16cid:paraId="56A864EF" w16cid:durableId="2DD67D60"/>
  <w16cid:commentId w16cid:paraId="2E3A0480" w16cid:durableId="2DB6CE6A"/>
  <w16cid:commentId w16cid:paraId="73EECA08" w16cid:durableId="2DB6D3E4"/>
  <w16cid:commentId w16cid:paraId="016F9923" w16cid:durableId="573156A5"/>
  <w16cid:commentId w16cid:paraId="31527D9A" w16cid:durableId="6FFB9FF2"/>
  <w16cid:commentId w16cid:paraId="2CC9F8D8" w16cid:durableId="2DB6D537"/>
  <w16cid:commentId w16cid:paraId="5B5C49CA" w16cid:durableId="06C0FFB3"/>
  <w16cid:commentId w16cid:paraId="349CF16A" w16cid:durableId="286BA660"/>
  <w16cid:commentId w16cid:paraId="03E643A8" w16cid:durableId="0C5AC107"/>
  <w16cid:commentId w16cid:paraId="2EB90F51" w16cid:durableId="1718B6EB"/>
  <w16cid:commentId w16cid:paraId="25FF5612" w16cid:durableId="2DB6D5FE"/>
  <w16cid:commentId w16cid:paraId="3E6B14F7" w16cid:durableId="2DB6D6F7"/>
  <w16cid:commentId w16cid:paraId="2D10205F" w16cid:durableId="48A6F642"/>
  <w16cid:commentId w16cid:paraId="5EB6B1C7" w16cid:durableId="716F706E"/>
  <w16cid:commentId w16cid:paraId="4ACA12AA" w16cid:durableId="6167A3EC"/>
  <w16cid:commentId w16cid:paraId="00A42D9E" w16cid:durableId="06FB4D9A"/>
  <w16cid:commentId w16cid:paraId="25F6A15D" w16cid:durableId="4DE09F3C"/>
  <w16cid:commentId w16cid:paraId="01992117" w16cid:durableId="24132AF2"/>
  <w16cid:commentId w16cid:paraId="41E3E547" w16cid:durableId="1ECC72E3"/>
  <w16cid:commentId w16cid:paraId="274CCF83" w16cid:durableId="450F2AF2"/>
  <w16cid:commentId w16cid:paraId="48C1A583" w16cid:durableId="0FF1DC39"/>
  <w16cid:commentId w16cid:paraId="339DDBAB" w16cid:durableId="2DB6DA37"/>
  <w16cid:commentId w16cid:paraId="2340685F" w16cid:durableId="2DB6DA0A"/>
  <w16cid:commentId w16cid:paraId="78F0C6AC" w16cid:durableId="31599860"/>
  <w16cid:commentId w16cid:paraId="4FEA6338" w16cid:durableId="432F862A"/>
  <w16cid:commentId w16cid:paraId="69B23D20" w16cid:durableId="17B308E2"/>
  <w16cid:commentId w16cid:paraId="299573A6" w16cid:durableId="6E2A1803"/>
  <w16cid:commentId w16cid:paraId="59090C7A" w16cid:durableId="2DB6E7ED"/>
  <w16cid:commentId w16cid:paraId="3171938C" w16cid:durableId="2DD6826A"/>
  <w16cid:commentId w16cid:paraId="4046F221" w16cid:durableId="7CD404E5"/>
  <w16cid:commentId w16cid:paraId="3A0D1DAF" w16cid:durableId="725A27A4"/>
  <w16cid:commentId w16cid:paraId="6726C492" w16cid:durableId="2DD68BA2"/>
  <w16cid:commentId w16cid:paraId="340AFBED" w16cid:durableId="7E6B2C8B"/>
  <w16cid:commentId w16cid:paraId="246F80CD" w16cid:durableId="76E0BCD4"/>
  <w16cid:commentId w16cid:paraId="72C932A9" w16cid:durableId="3028E89A"/>
  <w16cid:commentId w16cid:paraId="1BC65C10" w16cid:durableId="15BA2BC7"/>
  <w16cid:commentId w16cid:paraId="12C05060" w16cid:durableId="27F58F99"/>
  <w16cid:commentId w16cid:paraId="3CB320BE" w16cid:durableId="2BB8EB20"/>
  <w16cid:commentId w16cid:paraId="3EFBE154" w16cid:durableId="2DD68C6D"/>
  <w16cid:commentId w16cid:paraId="5DD7A3C7" w16cid:durableId="73D762A7"/>
  <w16cid:commentId w16cid:paraId="69FFA66B" w16cid:durableId="2DD68F1A"/>
  <w16cid:commentId w16cid:paraId="11F57035" w16cid:durableId="3DA66AF2"/>
  <w16cid:commentId w16cid:paraId="0FDE6E82" w16cid:durableId="2DD68FF6"/>
  <w16cid:commentId w16cid:paraId="7D166D15" w16cid:durableId="554975C9"/>
  <w16cid:commentId w16cid:paraId="4A6A73CA" w16cid:durableId="2DD69109"/>
  <w16cid:commentId w16cid:paraId="1A6F7839" w16cid:durableId="0B6F2869"/>
  <w16cid:commentId w16cid:paraId="2B961BAC" w16cid:durableId="6FA9E408"/>
  <w16cid:commentId w16cid:paraId="38B04D75" w16cid:durableId="2DD691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F0D20"/>
    <w:multiLevelType w:val="multilevel"/>
    <w:tmpl w:val="7EF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0C94"/>
    <w:multiLevelType w:val="multilevel"/>
    <w:tmpl w:val="64A8EB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11F42"/>
    <w:multiLevelType w:val="multilevel"/>
    <w:tmpl w:val="C2D01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56ED"/>
    <w:multiLevelType w:val="multilevel"/>
    <w:tmpl w:val="1F5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A19A3"/>
    <w:multiLevelType w:val="multilevel"/>
    <w:tmpl w:val="66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D0112"/>
    <w:multiLevelType w:val="multilevel"/>
    <w:tmpl w:val="6582A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5F70"/>
    <w:multiLevelType w:val="multilevel"/>
    <w:tmpl w:val="3418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3CE0"/>
    <w:multiLevelType w:val="multilevel"/>
    <w:tmpl w:val="1BF6EFA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771A85"/>
    <w:multiLevelType w:val="multilevel"/>
    <w:tmpl w:val="409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D4CCA"/>
    <w:multiLevelType w:val="multilevel"/>
    <w:tmpl w:val="72E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BE2"/>
    <w:multiLevelType w:val="multilevel"/>
    <w:tmpl w:val="CCA6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94FDC"/>
    <w:multiLevelType w:val="multilevel"/>
    <w:tmpl w:val="CA84A0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01A1D"/>
    <w:multiLevelType w:val="multilevel"/>
    <w:tmpl w:val="E56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A35BF"/>
    <w:multiLevelType w:val="multilevel"/>
    <w:tmpl w:val="5544AC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C298A"/>
    <w:multiLevelType w:val="multilevel"/>
    <w:tmpl w:val="B25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C3BFE"/>
    <w:multiLevelType w:val="multilevel"/>
    <w:tmpl w:val="710AFC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304C7"/>
    <w:multiLevelType w:val="multilevel"/>
    <w:tmpl w:val="C72A23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E94D6C"/>
    <w:multiLevelType w:val="multilevel"/>
    <w:tmpl w:val="B7DE4E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79518F"/>
    <w:multiLevelType w:val="multilevel"/>
    <w:tmpl w:val="38F200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F2111"/>
    <w:multiLevelType w:val="multilevel"/>
    <w:tmpl w:val="906E5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5193540">
    <w:abstractNumId w:val="3"/>
  </w:num>
  <w:num w:numId="2" w16cid:durableId="648707881">
    <w:abstractNumId w:val="4"/>
  </w:num>
  <w:num w:numId="3" w16cid:durableId="1322924200">
    <w:abstractNumId w:val="10"/>
  </w:num>
  <w:num w:numId="4" w16cid:durableId="1170683740">
    <w:abstractNumId w:val="12"/>
  </w:num>
  <w:num w:numId="5" w16cid:durableId="756947039">
    <w:abstractNumId w:val="2"/>
  </w:num>
  <w:num w:numId="6" w16cid:durableId="1177959410">
    <w:abstractNumId w:val="1"/>
  </w:num>
  <w:num w:numId="7" w16cid:durableId="181239510">
    <w:abstractNumId w:val="18"/>
  </w:num>
  <w:num w:numId="8" w16cid:durableId="2053921205">
    <w:abstractNumId w:val="7"/>
  </w:num>
  <w:num w:numId="9" w16cid:durableId="934482792">
    <w:abstractNumId w:val="14"/>
  </w:num>
  <w:num w:numId="10" w16cid:durableId="706293810">
    <w:abstractNumId w:val="9"/>
  </w:num>
  <w:num w:numId="11" w16cid:durableId="2101751461">
    <w:abstractNumId w:val="5"/>
  </w:num>
  <w:num w:numId="12" w16cid:durableId="1015813440">
    <w:abstractNumId w:val="6"/>
  </w:num>
  <w:num w:numId="13" w16cid:durableId="2022200407">
    <w:abstractNumId w:val="19"/>
  </w:num>
  <w:num w:numId="14" w16cid:durableId="2112314890">
    <w:abstractNumId w:val="15"/>
  </w:num>
  <w:num w:numId="15" w16cid:durableId="1046874917">
    <w:abstractNumId w:val="16"/>
  </w:num>
  <w:num w:numId="16" w16cid:durableId="575937989">
    <w:abstractNumId w:val="13"/>
  </w:num>
  <w:num w:numId="17" w16cid:durableId="722366393">
    <w:abstractNumId w:val="11"/>
  </w:num>
  <w:num w:numId="18" w16cid:durableId="1764375926">
    <w:abstractNumId w:val="17"/>
  </w:num>
  <w:num w:numId="19" w16cid:durableId="1781947331">
    <w:abstractNumId w:val="8"/>
  </w:num>
  <w:num w:numId="20" w16cid:durableId="107998545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lay Cressler">
    <w15:presenceInfo w15:providerId="AD" w15:userId="S::ccressler2@uofnelincoln.onmicrosoft.com::22b9abb6-95bd-4fd0-985d-ccac894f0805"/>
  </w15:person>
  <w15:person w15:author="Andrea L. Graham">
    <w15:presenceInfo w15:providerId="AD" w15:userId="S::algraham@princeton.edu::5ae27bcd-7a0e-4055-b9f2-a32edd770af4"/>
  </w15:person>
  <w15:person w15:author="David Chang van Oordt">
    <w15:presenceInfo w15:providerId="Windows Live" w15:userId="6c3524481dca4f88"/>
  </w15:person>
  <w15:person w15:author="Daniel Metz">
    <w15:presenceInfo w15:providerId="AD" w15:userId="S-1-5-21-3325550762-3686920668-195023067-58466"/>
  </w15:person>
  <w15:person w15:author="David Chang van Oordt [2]">
    <w15:presenceInfo w15:providerId="None" w15:userId="David Chang van Oordt"/>
  </w15:person>
  <w15:person w15:author="Clay Cressler [2]">
    <w15:presenceInfo w15:providerId="AD" w15:userId="S::60599027@nebraska.edu::e60b9995-0109-4261-a2a3-b2db83cb3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45"/>
    <w:rsid w:val="0000178F"/>
    <w:rsid w:val="00005B20"/>
    <w:rsid w:val="00016292"/>
    <w:rsid w:val="000248A1"/>
    <w:rsid w:val="0003582E"/>
    <w:rsid w:val="0006619C"/>
    <w:rsid w:val="0007436C"/>
    <w:rsid w:val="0008211F"/>
    <w:rsid w:val="000A204A"/>
    <w:rsid w:val="000C0FAF"/>
    <w:rsid w:val="000C6350"/>
    <w:rsid w:val="000D7EEF"/>
    <w:rsid w:val="000F18C7"/>
    <w:rsid w:val="000F3A1A"/>
    <w:rsid w:val="000F60A1"/>
    <w:rsid w:val="0010073A"/>
    <w:rsid w:val="00102382"/>
    <w:rsid w:val="00121DF0"/>
    <w:rsid w:val="00122F02"/>
    <w:rsid w:val="00123D25"/>
    <w:rsid w:val="0012542D"/>
    <w:rsid w:val="00125836"/>
    <w:rsid w:val="00126EEB"/>
    <w:rsid w:val="0012724F"/>
    <w:rsid w:val="001279C9"/>
    <w:rsid w:val="0013484A"/>
    <w:rsid w:val="0017353F"/>
    <w:rsid w:val="00182BD4"/>
    <w:rsid w:val="00183147"/>
    <w:rsid w:val="0019070F"/>
    <w:rsid w:val="00195A56"/>
    <w:rsid w:val="001A77E0"/>
    <w:rsid w:val="001B6B24"/>
    <w:rsid w:val="001D3A81"/>
    <w:rsid w:val="001E103C"/>
    <w:rsid w:val="001F0FAC"/>
    <w:rsid w:val="001F7369"/>
    <w:rsid w:val="00213352"/>
    <w:rsid w:val="0021641F"/>
    <w:rsid w:val="00217B1D"/>
    <w:rsid w:val="0022179E"/>
    <w:rsid w:val="0022311A"/>
    <w:rsid w:val="00234C37"/>
    <w:rsid w:val="00237104"/>
    <w:rsid w:val="0025518E"/>
    <w:rsid w:val="00260315"/>
    <w:rsid w:val="00274C95"/>
    <w:rsid w:val="00282A7F"/>
    <w:rsid w:val="002901CB"/>
    <w:rsid w:val="00293146"/>
    <w:rsid w:val="002A68AA"/>
    <w:rsid w:val="002B60FA"/>
    <w:rsid w:val="002D2544"/>
    <w:rsid w:val="002F567F"/>
    <w:rsid w:val="002F7A04"/>
    <w:rsid w:val="00301422"/>
    <w:rsid w:val="00311512"/>
    <w:rsid w:val="003143C8"/>
    <w:rsid w:val="00316051"/>
    <w:rsid w:val="0033114A"/>
    <w:rsid w:val="00342E70"/>
    <w:rsid w:val="00343455"/>
    <w:rsid w:val="0035241D"/>
    <w:rsid w:val="00356517"/>
    <w:rsid w:val="00365FFC"/>
    <w:rsid w:val="0036661A"/>
    <w:rsid w:val="00366964"/>
    <w:rsid w:val="00370468"/>
    <w:rsid w:val="0037095D"/>
    <w:rsid w:val="003746FC"/>
    <w:rsid w:val="00380FAA"/>
    <w:rsid w:val="0038270C"/>
    <w:rsid w:val="00393CC2"/>
    <w:rsid w:val="00394637"/>
    <w:rsid w:val="0039642B"/>
    <w:rsid w:val="00397EFC"/>
    <w:rsid w:val="003A7B10"/>
    <w:rsid w:val="003B0968"/>
    <w:rsid w:val="003B2BD2"/>
    <w:rsid w:val="003B7667"/>
    <w:rsid w:val="003C14AC"/>
    <w:rsid w:val="003C40C4"/>
    <w:rsid w:val="003C591C"/>
    <w:rsid w:val="003D1F26"/>
    <w:rsid w:val="003D411E"/>
    <w:rsid w:val="003E03E5"/>
    <w:rsid w:val="003E5B14"/>
    <w:rsid w:val="003E7630"/>
    <w:rsid w:val="00415744"/>
    <w:rsid w:val="00422B6E"/>
    <w:rsid w:val="0043395F"/>
    <w:rsid w:val="00436B26"/>
    <w:rsid w:val="00441027"/>
    <w:rsid w:val="00461510"/>
    <w:rsid w:val="00462612"/>
    <w:rsid w:val="00462629"/>
    <w:rsid w:val="004816D9"/>
    <w:rsid w:val="00492441"/>
    <w:rsid w:val="004A2982"/>
    <w:rsid w:val="004A5990"/>
    <w:rsid w:val="004D4A46"/>
    <w:rsid w:val="004E21F8"/>
    <w:rsid w:val="004E234D"/>
    <w:rsid w:val="004E7165"/>
    <w:rsid w:val="004F15DD"/>
    <w:rsid w:val="004F77CB"/>
    <w:rsid w:val="004F7B0A"/>
    <w:rsid w:val="00507A4D"/>
    <w:rsid w:val="005137E3"/>
    <w:rsid w:val="00527E13"/>
    <w:rsid w:val="00531D66"/>
    <w:rsid w:val="00537190"/>
    <w:rsid w:val="00544514"/>
    <w:rsid w:val="005528C8"/>
    <w:rsid w:val="0055433A"/>
    <w:rsid w:val="00555CF3"/>
    <w:rsid w:val="005754AF"/>
    <w:rsid w:val="0058134C"/>
    <w:rsid w:val="005A2696"/>
    <w:rsid w:val="005B6ED7"/>
    <w:rsid w:val="005C0ABE"/>
    <w:rsid w:val="005C3D75"/>
    <w:rsid w:val="005C5458"/>
    <w:rsid w:val="005C5845"/>
    <w:rsid w:val="005C7011"/>
    <w:rsid w:val="005D0F4F"/>
    <w:rsid w:val="005E6882"/>
    <w:rsid w:val="00607481"/>
    <w:rsid w:val="0061241F"/>
    <w:rsid w:val="00616537"/>
    <w:rsid w:val="00616C11"/>
    <w:rsid w:val="0062132A"/>
    <w:rsid w:val="0064607D"/>
    <w:rsid w:val="00647DBC"/>
    <w:rsid w:val="006578D1"/>
    <w:rsid w:val="00664649"/>
    <w:rsid w:val="00673B63"/>
    <w:rsid w:val="00677FCC"/>
    <w:rsid w:val="00686B89"/>
    <w:rsid w:val="006915BD"/>
    <w:rsid w:val="006926A9"/>
    <w:rsid w:val="00695BD6"/>
    <w:rsid w:val="006967E2"/>
    <w:rsid w:val="006A7B2B"/>
    <w:rsid w:val="006D05AF"/>
    <w:rsid w:val="006D1C3C"/>
    <w:rsid w:val="006D54BC"/>
    <w:rsid w:val="006E0AB0"/>
    <w:rsid w:val="006E0EA3"/>
    <w:rsid w:val="006F314B"/>
    <w:rsid w:val="006F3B42"/>
    <w:rsid w:val="0070476F"/>
    <w:rsid w:val="00706284"/>
    <w:rsid w:val="00714DD8"/>
    <w:rsid w:val="00726A46"/>
    <w:rsid w:val="00727B28"/>
    <w:rsid w:val="007308AF"/>
    <w:rsid w:val="00744138"/>
    <w:rsid w:val="00747033"/>
    <w:rsid w:val="00754430"/>
    <w:rsid w:val="00773CB7"/>
    <w:rsid w:val="007960AD"/>
    <w:rsid w:val="007B2F59"/>
    <w:rsid w:val="007B6E0D"/>
    <w:rsid w:val="007B6EEB"/>
    <w:rsid w:val="007C41FD"/>
    <w:rsid w:val="007F2E1F"/>
    <w:rsid w:val="007F5ABA"/>
    <w:rsid w:val="00801704"/>
    <w:rsid w:val="0080231D"/>
    <w:rsid w:val="00811117"/>
    <w:rsid w:val="00813EEE"/>
    <w:rsid w:val="00817969"/>
    <w:rsid w:val="0081799D"/>
    <w:rsid w:val="00826782"/>
    <w:rsid w:val="008357A4"/>
    <w:rsid w:val="00837BAB"/>
    <w:rsid w:val="00852AD3"/>
    <w:rsid w:val="00856911"/>
    <w:rsid w:val="0086160C"/>
    <w:rsid w:val="00866399"/>
    <w:rsid w:val="008723CB"/>
    <w:rsid w:val="00872996"/>
    <w:rsid w:val="00882987"/>
    <w:rsid w:val="00882BE0"/>
    <w:rsid w:val="00885F91"/>
    <w:rsid w:val="00886345"/>
    <w:rsid w:val="00897EA8"/>
    <w:rsid w:val="008B006E"/>
    <w:rsid w:val="008C1D6F"/>
    <w:rsid w:val="008C37B4"/>
    <w:rsid w:val="008C49A6"/>
    <w:rsid w:val="008E1AE2"/>
    <w:rsid w:val="008E233A"/>
    <w:rsid w:val="008F69CA"/>
    <w:rsid w:val="00914DAE"/>
    <w:rsid w:val="00942952"/>
    <w:rsid w:val="00952A1B"/>
    <w:rsid w:val="00955C97"/>
    <w:rsid w:val="00963DA9"/>
    <w:rsid w:val="0096460E"/>
    <w:rsid w:val="009657EB"/>
    <w:rsid w:val="009711E2"/>
    <w:rsid w:val="009776BA"/>
    <w:rsid w:val="009777C7"/>
    <w:rsid w:val="00981C2E"/>
    <w:rsid w:val="00987832"/>
    <w:rsid w:val="009A16F6"/>
    <w:rsid w:val="009A4C29"/>
    <w:rsid w:val="009A6187"/>
    <w:rsid w:val="009A636A"/>
    <w:rsid w:val="009C0D7F"/>
    <w:rsid w:val="009D343F"/>
    <w:rsid w:val="009E6494"/>
    <w:rsid w:val="009F1197"/>
    <w:rsid w:val="009F7C54"/>
    <w:rsid w:val="00A0416A"/>
    <w:rsid w:val="00A07527"/>
    <w:rsid w:val="00A104BE"/>
    <w:rsid w:val="00A162A4"/>
    <w:rsid w:val="00A16A7F"/>
    <w:rsid w:val="00A20F9C"/>
    <w:rsid w:val="00A36767"/>
    <w:rsid w:val="00A401F7"/>
    <w:rsid w:val="00A70F29"/>
    <w:rsid w:val="00A733B8"/>
    <w:rsid w:val="00A74E95"/>
    <w:rsid w:val="00A92C85"/>
    <w:rsid w:val="00A95935"/>
    <w:rsid w:val="00AA5F8C"/>
    <w:rsid w:val="00AA7514"/>
    <w:rsid w:val="00AB7649"/>
    <w:rsid w:val="00AB7BAC"/>
    <w:rsid w:val="00AC2A01"/>
    <w:rsid w:val="00AD0464"/>
    <w:rsid w:val="00AF1E1B"/>
    <w:rsid w:val="00AF5E15"/>
    <w:rsid w:val="00B02850"/>
    <w:rsid w:val="00B05F80"/>
    <w:rsid w:val="00B26E2A"/>
    <w:rsid w:val="00B276C9"/>
    <w:rsid w:val="00B32812"/>
    <w:rsid w:val="00B41F50"/>
    <w:rsid w:val="00B4274F"/>
    <w:rsid w:val="00B441FC"/>
    <w:rsid w:val="00B44BF9"/>
    <w:rsid w:val="00B47FEB"/>
    <w:rsid w:val="00B64B85"/>
    <w:rsid w:val="00B67913"/>
    <w:rsid w:val="00B7349E"/>
    <w:rsid w:val="00B739B4"/>
    <w:rsid w:val="00B8291C"/>
    <w:rsid w:val="00B83F2D"/>
    <w:rsid w:val="00B92CFB"/>
    <w:rsid w:val="00BB15C1"/>
    <w:rsid w:val="00BC13A0"/>
    <w:rsid w:val="00BC3E92"/>
    <w:rsid w:val="00BE6765"/>
    <w:rsid w:val="00BF54E6"/>
    <w:rsid w:val="00C0047C"/>
    <w:rsid w:val="00C00718"/>
    <w:rsid w:val="00C06434"/>
    <w:rsid w:val="00C07F5F"/>
    <w:rsid w:val="00C12C1A"/>
    <w:rsid w:val="00C16D1A"/>
    <w:rsid w:val="00C24013"/>
    <w:rsid w:val="00C4213F"/>
    <w:rsid w:val="00C42C1C"/>
    <w:rsid w:val="00C43321"/>
    <w:rsid w:val="00C46AAE"/>
    <w:rsid w:val="00C53238"/>
    <w:rsid w:val="00C60BAB"/>
    <w:rsid w:val="00C634BB"/>
    <w:rsid w:val="00C64191"/>
    <w:rsid w:val="00C73FE1"/>
    <w:rsid w:val="00C80B95"/>
    <w:rsid w:val="00C93476"/>
    <w:rsid w:val="00CC18BE"/>
    <w:rsid w:val="00CD1DA5"/>
    <w:rsid w:val="00CE2326"/>
    <w:rsid w:val="00CE300C"/>
    <w:rsid w:val="00CE4EF9"/>
    <w:rsid w:val="00CE71FE"/>
    <w:rsid w:val="00CF3B0F"/>
    <w:rsid w:val="00D129A0"/>
    <w:rsid w:val="00D23381"/>
    <w:rsid w:val="00D25658"/>
    <w:rsid w:val="00D322FF"/>
    <w:rsid w:val="00D33D1A"/>
    <w:rsid w:val="00D47072"/>
    <w:rsid w:val="00D54C78"/>
    <w:rsid w:val="00D57C63"/>
    <w:rsid w:val="00D6273E"/>
    <w:rsid w:val="00D67A0E"/>
    <w:rsid w:val="00D90283"/>
    <w:rsid w:val="00D955E9"/>
    <w:rsid w:val="00DA5D4B"/>
    <w:rsid w:val="00DA7155"/>
    <w:rsid w:val="00DB4D2B"/>
    <w:rsid w:val="00DC447D"/>
    <w:rsid w:val="00DD2EA6"/>
    <w:rsid w:val="00DE5B04"/>
    <w:rsid w:val="00DE7E8B"/>
    <w:rsid w:val="00DF1402"/>
    <w:rsid w:val="00E07692"/>
    <w:rsid w:val="00E11B8A"/>
    <w:rsid w:val="00E170DF"/>
    <w:rsid w:val="00E20013"/>
    <w:rsid w:val="00E239C3"/>
    <w:rsid w:val="00E30B8B"/>
    <w:rsid w:val="00E60C26"/>
    <w:rsid w:val="00E707E8"/>
    <w:rsid w:val="00E7462B"/>
    <w:rsid w:val="00E7483E"/>
    <w:rsid w:val="00E93A43"/>
    <w:rsid w:val="00E93C6A"/>
    <w:rsid w:val="00E9774D"/>
    <w:rsid w:val="00EB68A5"/>
    <w:rsid w:val="00EB7E56"/>
    <w:rsid w:val="00EC62FB"/>
    <w:rsid w:val="00ED5F61"/>
    <w:rsid w:val="00ED7EED"/>
    <w:rsid w:val="00EE7637"/>
    <w:rsid w:val="00EF5462"/>
    <w:rsid w:val="00F033EF"/>
    <w:rsid w:val="00F1217A"/>
    <w:rsid w:val="00F24F85"/>
    <w:rsid w:val="00F37794"/>
    <w:rsid w:val="00F46D8A"/>
    <w:rsid w:val="00F71423"/>
    <w:rsid w:val="00F7149B"/>
    <w:rsid w:val="00F728CE"/>
    <w:rsid w:val="00F73055"/>
    <w:rsid w:val="00F85FBF"/>
    <w:rsid w:val="00F879FD"/>
    <w:rsid w:val="00FA107C"/>
    <w:rsid w:val="00FB03DA"/>
    <w:rsid w:val="00FB1F99"/>
    <w:rsid w:val="00FB5783"/>
    <w:rsid w:val="00FC588F"/>
    <w:rsid w:val="00FD1545"/>
    <w:rsid w:val="00FD6416"/>
    <w:rsid w:val="00FE3FD3"/>
    <w:rsid w:val="00FE54BA"/>
    <w:rsid w:val="00FF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0EECD"/>
  <w15:chartTrackingRefBased/>
  <w15:docId w15:val="{9A334E5E-D661-094E-B32C-9609F5B91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845"/>
  </w:style>
  <w:style w:type="paragraph" w:styleId="Heading1">
    <w:name w:val="heading 1"/>
    <w:basedOn w:val="Normal"/>
    <w:next w:val="Normal"/>
    <w:link w:val="Heading1Char"/>
    <w:uiPriority w:val="9"/>
    <w:qFormat/>
    <w:rsid w:val="005C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845"/>
    <w:rPr>
      <w:rFonts w:eastAsiaTheme="majorEastAsia" w:cstheme="majorBidi"/>
      <w:color w:val="272727" w:themeColor="text1" w:themeTint="D8"/>
    </w:rPr>
  </w:style>
  <w:style w:type="paragraph" w:styleId="Title">
    <w:name w:val="Title"/>
    <w:basedOn w:val="Normal"/>
    <w:next w:val="Normal"/>
    <w:link w:val="TitleChar"/>
    <w:uiPriority w:val="10"/>
    <w:qFormat/>
    <w:rsid w:val="005C5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8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5845"/>
    <w:rPr>
      <w:i/>
      <w:iCs/>
      <w:color w:val="404040" w:themeColor="text1" w:themeTint="BF"/>
    </w:rPr>
  </w:style>
  <w:style w:type="paragraph" w:styleId="ListParagraph">
    <w:name w:val="List Paragraph"/>
    <w:basedOn w:val="Normal"/>
    <w:uiPriority w:val="34"/>
    <w:qFormat/>
    <w:rsid w:val="005C5845"/>
    <w:pPr>
      <w:ind w:left="720"/>
      <w:contextualSpacing/>
    </w:pPr>
  </w:style>
  <w:style w:type="character" w:styleId="IntenseEmphasis">
    <w:name w:val="Intense Emphasis"/>
    <w:basedOn w:val="DefaultParagraphFont"/>
    <w:uiPriority w:val="21"/>
    <w:qFormat/>
    <w:rsid w:val="005C5845"/>
    <w:rPr>
      <w:i/>
      <w:iCs/>
      <w:color w:val="0F4761" w:themeColor="accent1" w:themeShade="BF"/>
    </w:rPr>
  </w:style>
  <w:style w:type="paragraph" w:styleId="IntenseQuote">
    <w:name w:val="Intense Quote"/>
    <w:basedOn w:val="Normal"/>
    <w:next w:val="Normal"/>
    <w:link w:val="IntenseQuoteChar"/>
    <w:uiPriority w:val="30"/>
    <w:qFormat/>
    <w:rsid w:val="005C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845"/>
    <w:rPr>
      <w:i/>
      <w:iCs/>
      <w:color w:val="0F4761" w:themeColor="accent1" w:themeShade="BF"/>
    </w:rPr>
  </w:style>
  <w:style w:type="character" w:styleId="IntenseReference">
    <w:name w:val="Intense Reference"/>
    <w:basedOn w:val="DefaultParagraphFont"/>
    <w:uiPriority w:val="32"/>
    <w:qFormat/>
    <w:rsid w:val="005C5845"/>
    <w:rPr>
      <w:b/>
      <w:bCs/>
      <w:smallCaps/>
      <w:color w:val="0F4761" w:themeColor="accent1" w:themeShade="BF"/>
      <w:spacing w:val="5"/>
    </w:rPr>
  </w:style>
  <w:style w:type="table" w:styleId="TableGrid">
    <w:name w:val="Table Grid"/>
    <w:basedOn w:val="TableNormal"/>
    <w:uiPriority w:val="39"/>
    <w:rsid w:val="005C5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C5845"/>
    <w:rPr>
      <w:color w:val="666666"/>
    </w:rPr>
  </w:style>
  <w:style w:type="character" w:styleId="CommentReference">
    <w:name w:val="annotation reference"/>
    <w:basedOn w:val="DefaultParagraphFont"/>
    <w:uiPriority w:val="99"/>
    <w:semiHidden/>
    <w:unhideWhenUsed/>
    <w:rsid w:val="005C5845"/>
    <w:rPr>
      <w:sz w:val="16"/>
      <w:szCs w:val="16"/>
    </w:rPr>
  </w:style>
  <w:style w:type="paragraph" w:styleId="CommentText">
    <w:name w:val="annotation text"/>
    <w:basedOn w:val="Normal"/>
    <w:link w:val="CommentTextChar"/>
    <w:uiPriority w:val="99"/>
    <w:unhideWhenUsed/>
    <w:rsid w:val="005C5845"/>
    <w:rPr>
      <w:sz w:val="20"/>
      <w:szCs w:val="20"/>
    </w:rPr>
  </w:style>
  <w:style w:type="character" w:customStyle="1" w:styleId="CommentTextChar">
    <w:name w:val="Comment Text Char"/>
    <w:basedOn w:val="DefaultParagraphFont"/>
    <w:link w:val="CommentText"/>
    <w:uiPriority w:val="99"/>
    <w:rsid w:val="005C5845"/>
    <w:rPr>
      <w:sz w:val="20"/>
      <w:szCs w:val="20"/>
    </w:rPr>
  </w:style>
  <w:style w:type="paragraph" w:styleId="CommentSubject">
    <w:name w:val="annotation subject"/>
    <w:basedOn w:val="CommentText"/>
    <w:next w:val="CommentText"/>
    <w:link w:val="CommentSubjectChar"/>
    <w:uiPriority w:val="99"/>
    <w:semiHidden/>
    <w:unhideWhenUsed/>
    <w:rsid w:val="005C5845"/>
    <w:rPr>
      <w:b/>
      <w:bCs/>
    </w:rPr>
  </w:style>
  <w:style w:type="character" w:customStyle="1" w:styleId="CommentSubjectChar">
    <w:name w:val="Comment Subject Char"/>
    <w:basedOn w:val="CommentTextChar"/>
    <w:link w:val="CommentSubject"/>
    <w:uiPriority w:val="99"/>
    <w:semiHidden/>
    <w:rsid w:val="005C5845"/>
    <w:rPr>
      <w:b/>
      <w:bCs/>
      <w:sz w:val="20"/>
      <w:szCs w:val="20"/>
    </w:rPr>
  </w:style>
  <w:style w:type="paragraph" w:styleId="Revision">
    <w:name w:val="Revision"/>
    <w:hidden/>
    <w:uiPriority w:val="99"/>
    <w:semiHidden/>
    <w:rsid w:val="005C5845"/>
  </w:style>
  <w:style w:type="character" w:styleId="Hyperlink">
    <w:name w:val="Hyperlink"/>
    <w:basedOn w:val="DefaultParagraphFont"/>
    <w:uiPriority w:val="99"/>
    <w:unhideWhenUsed/>
    <w:rsid w:val="005C5845"/>
    <w:rPr>
      <w:color w:val="467886" w:themeColor="hyperlink"/>
      <w:u w:val="single"/>
    </w:rPr>
  </w:style>
  <w:style w:type="character" w:styleId="UnresolvedMention">
    <w:name w:val="Unresolved Mention"/>
    <w:basedOn w:val="DefaultParagraphFont"/>
    <w:uiPriority w:val="99"/>
    <w:semiHidden/>
    <w:unhideWhenUsed/>
    <w:rsid w:val="005C5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332538">
      <w:bodyDiv w:val="1"/>
      <w:marLeft w:val="0"/>
      <w:marRight w:val="0"/>
      <w:marTop w:val="0"/>
      <w:marBottom w:val="0"/>
      <w:divBdr>
        <w:top w:val="none" w:sz="0" w:space="0" w:color="auto"/>
        <w:left w:val="none" w:sz="0" w:space="0" w:color="auto"/>
        <w:bottom w:val="none" w:sz="0" w:space="0" w:color="auto"/>
        <w:right w:val="none" w:sz="0" w:space="0" w:color="auto"/>
      </w:divBdr>
      <w:divsChild>
        <w:div w:id="1175532282">
          <w:marLeft w:val="0"/>
          <w:marRight w:val="0"/>
          <w:marTop w:val="0"/>
          <w:marBottom w:val="0"/>
          <w:divBdr>
            <w:top w:val="none" w:sz="0" w:space="0" w:color="auto"/>
            <w:left w:val="none" w:sz="0" w:space="0" w:color="auto"/>
            <w:bottom w:val="none" w:sz="0" w:space="0" w:color="auto"/>
            <w:right w:val="none" w:sz="0" w:space="0" w:color="auto"/>
          </w:divBdr>
          <w:divsChild>
            <w:div w:id="13031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5891">
      <w:bodyDiv w:val="1"/>
      <w:marLeft w:val="0"/>
      <w:marRight w:val="0"/>
      <w:marTop w:val="0"/>
      <w:marBottom w:val="0"/>
      <w:divBdr>
        <w:top w:val="none" w:sz="0" w:space="0" w:color="auto"/>
        <w:left w:val="none" w:sz="0" w:space="0" w:color="auto"/>
        <w:bottom w:val="none" w:sz="0" w:space="0" w:color="auto"/>
        <w:right w:val="none" w:sz="0" w:space="0" w:color="auto"/>
      </w:divBdr>
      <w:divsChild>
        <w:div w:id="467628035">
          <w:marLeft w:val="0"/>
          <w:marRight w:val="0"/>
          <w:marTop w:val="0"/>
          <w:marBottom w:val="0"/>
          <w:divBdr>
            <w:top w:val="none" w:sz="0" w:space="0" w:color="auto"/>
            <w:left w:val="none" w:sz="0" w:space="0" w:color="auto"/>
            <w:bottom w:val="none" w:sz="0" w:space="0" w:color="auto"/>
            <w:right w:val="none" w:sz="0" w:space="0" w:color="auto"/>
          </w:divBdr>
          <w:divsChild>
            <w:div w:id="2088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2732">
      <w:bodyDiv w:val="1"/>
      <w:marLeft w:val="0"/>
      <w:marRight w:val="0"/>
      <w:marTop w:val="0"/>
      <w:marBottom w:val="0"/>
      <w:divBdr>
        <w:top w:val="none" w:sz="0" w:space="0" w:color="auto"/>
        <w:left w:val="none" w:sz="0" w:space="0" w:color="auto"/>
        <w:bottom w:val="none" w:sz="0" w:space="0" w:color="auto"/>
        <w:right w:val="none" w:sz="0" w:space="0" w:color="auto"/>
      </w:divBdr>
      <w:divsChild>
        <w:div w:id="568077797">
          <w:marLeft w:val="0"/>
          <w:marRight w:val="0"/>
          <w:marTop w:val="0"/>
          <w:marBottom w:val="0"/>
          <w:divBdr>
            <w:top w:val="none" w:sz="0" w:space="0" w:color="auto"/>
            <w:left w:val="none" w:sz="0" w:space="0" w:color="auto"/>
            <w:bottom w:val="none" w:sz="0" w:space="0" w:color="auto"/>
            <w:right w:val="none" w:sz="0" w:space="0" w:color="auto"/>
          </w:divBdr>
        </w:div>
      </w:divsChild>
    </w:div>
    <w:div w:id="1377198523">
      <w:bodyDiv w:val="1"/>
      <w:marLeft w:val="0"/>
      <w:marRight w:val="0"/>
      <w:marTop w:val="0"/>
      <w:marBottom w:val="0"/>
      <w:divBdr>
        <w:top w:val="none" w:sz="0" w:space="0" w:color="auto"/>
        <w:left w:val="none" w:sz="0" w:space="0" w:color="auto"/>
        <w:bottom w:val="none" w:sz="0" w:space="0" w:color="auto"/>
        <w:right w:val="none" w:sz="0" w:space="0" w:color="auto"/>
      </w:divBdr>
      <w:divsChild>
        <w:div w:id="775440054">
          <w:marLeft w:val="0"/>
          <w:marRight w:val="0"/>
          <w:marTop w:val="0"/>
          <w:marBottom w:val="0"/>
          <w:divBdr>
            <w:top w:val="none" w:sz="0" w:space="0" w:color="auto"/>
            <w:left w:val="none" w:sz="0" w:space="0" w:color="auto"/>
            <w:bottom w:val="none" w:sz="0" w:space="0" w:color="auto"/>
            <w:right w:val="none" w:sz="0" w:space="0" w:color="auto"/>
          </w:divBdr>
          <w:divsChild>
            <w:div w:id="20176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3153">
      <w:bodyDiv w:val="1"/>
      <w:marLeft w:val="0"/>
      <w:marRight w:val="0"/>
      <w:marTop w:val="0"/>
      <w:marBottom w:val="0"/>
      <w:divBdr>
        <w:top w:val="none" w:sz="0" w:space="0" w:color="auto"/>
        <w:left w:val="none" w:sz="0" w:space="0" w:color="auto"/>
        <w:bottom w:val="none" w:sz="0" w:space="0" w:color="auto"/>
        <w:right w:val="none" w:sz="0" w:space="0" w:color="auto"/>
      </w:divBdr>
      <w:divsChild>
        <w:div w:id="3001862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14</Pages>
  <Words>6621</Words>
  <Characters>37745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 Cressler</dc:creator>
  <cp:keywords/>
  <dc:description/>
  <cp:lastModifiedBy>Clay Cressler</cp:lastModifiedBy>
  <cp:revision>1</cp:revision>
  <dcterms:created xsi:type="dcterms:W3CDTF">2026-06-12T18:08:00Z</dcterms:created>
  <dcterms:modified xsi:type="dcterms:W3CDTF">2026-06-12T18:50:00Z</dcterms:modified>
</cp:coreProperties>
</file>